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60" w:lineRule="exact"/>
        <w:rPr>
          <w:rFonts w:asciiTheme="minorEastAsia" w:hAnsiTheme="minorEastAsia" w:eastAsiaTheme="minorEastAsia"/>
        </w:rPr>
      </w:pPr>
      <w:del w:id="17" w:author="dell" w:date="2020-05-23T00:06:32Z">
        <w:r>
          <w:rPr>
            <w:rFonts w:hint="eastAsia" w:asciiTheme="minorEastAsia" w:hAnsiTheme="minorEastAsia" w:eastAsiaTheme="minorEastAsia"/>
          </w:rPr>
          <w:delText>封面示例：</w:delText>
        </w:r>
      </w:del>
      <w:r>
        <w:rPr>
          <w:rFonts w:hint="eastAsia" w:asciiTheme="minorEastAsia" w:hAnsiTheme="minorEastAsia" w:eastAsiaTheme="minorEastAsia"/>
        </w:rPr>
        <w:t xml:space="preserve"> </w:t>
      </w:r>
    </w:p>
    <w:p>
      <w:pPr>
        <w:spacing w:line="460" w:lineRule="exact"/>
        <w:ind w:left="480"/>
        <w:rPr>
          <w:rFonts w:asciiTheme="minorEastAsia" w:hAnsiTheme="minorEastAsia" w:eastAsiaTheme="minorEastAsia"/>
        </w:rPr>
      </w:pPr>
    </w:p>
    <w:p>
      <w:pPr>
        <w:spacing w:line="460" w:lineRule="exact"/>
        <w:ind w:left="480"/>
        <w:rPr>
          <w:rFonts w:hint="eastAsia" w:asciiTheme="minorEastAsia" w:hAnsiTheme="minorEastAsia" w:eastAsiaTheme="minorEastAsia"/>
          <w:szCs w:val="21"/>
        </w:rPr>
      </w:pPr>
    </w:p>
    <w:p>
      <w:pPr>
        <w:spacing w:line="460" w:lineRule="exact"/>
        <w:rPr>
          <w:rFonts w:hint="eastAsia" w:asciiTheme="minorEastAsia" w:hAnsiTheme="minorEastAsia" w:eastAsiaTheme="minorEastAsia"/>
          <w:szCs w:val="21"/>
        </w:rPr>
      </w:pPr>
      <w:r>
        <w:rPr>
          <w:rFonts w:hint="eastAsia" w:asciiTheme="minorEastAsia" w:hAnsiTheme="minorEastAsia" w:eastAsiaTheme="minorEastAsia"/>
          <w:szCs w:val="21"/>
        </w:rPr>
        <w:t xml:space="preserve">                                              </w:t>
      </w:r>
    </w:p>
    <w:p>
      <w:pPr>
        <w:spacing w:line="460" w:lineRule="exact"/>
        <w:rPr>
          <w:rFonts w:hint="eastAsia" w:asciiTheme="minorEastAsia" w:hAnsiTheme="minorEastAsia" w:eastAsiaTheme="minorEastAsia"/>
          <w:szCs w:val="21"/>
        </w:rPr>
      </w:pPr>
    </w:p>
    <w:p>
      <w:pPr>
        <w:spacing w:line="460" w:lineRule="exact"/>
        <w:ind w:left="480"/>
        <w:rPr>
          <w:rFonts w:asciiTheme="minorEastAsia" w:hAnsiTheme="minorEastAsia" w:eastAsiaTheme="minorEastAsia"/>
        </w:rPr>
      </w:pPr>
    </w:p>
    <w:p>
      <w:pPr>
        <w:ind w:left="480"/>
        <w:jc w:val="center"/>
        <w:rPr>
          <w:rFonts w:hint="default" w:asciiTheme="minorEastAsia" w:hAnsiTheme="minorEastAsia" w:eastAsiaTheme="minorEastAsia"/>
          <w:b/>
          <w:sz w:val="52"/>
          <w:szCs w:val="52"/>
          <w:lang w:val="en-US"/>
        </w:rPr>
      </w:pPr>
      <w:r>
        <w:rPr>
          <w:rFonts w:hint="eastAsia" w:asciiTheme="minorEastAsia" w:hAnsiTheme="minorEastAsia" w:eastAsiaTheme="minorEastAsia"/>
          <w:b/>
          <w:sz w:val="52"/>
          <w:szCs w:val="52"/>
          <w:lang w:val="en-US" w:eastAsia="zh-CN"/>
        </w:rPr>
        <w:t>机器翻译大作业</w:t>
      </w:r>
    </w:p>
    <w:p>
      <w:pPr>
        <w:ind w:left="480"/>
        <w:jc w:val="center"/>
        <w:rPr>
          <w:rFonts w:asciiTheme="minorEastAsia" w:hAnsiTheme="minorEastAsia" w:eastAsiaTheme="minorEastAsia"/>
          <w:szCs w:val="21"/>
        </w:rPr>
      </w:pPr>
      <w:del w:id="18" w:author="dell" w:date="2020-05-23T00:07:02Z">
        <w:r>
          <w:rPr>
            <w:rFonts w:hint="eastAsia" w:asciiTheme="minorEastAsia" w:hAnsiTheme="minorEastAsia" w:eastAsiaTheme="minorEastAsia"/>
            <w:szCs w:val="21"/>
          </w:rPr>
          <w:delText>（1号宋体</w:delText>
        </w:r>
      </w:del>
      <w:del w:id="19" w:author="dell" w:date="2020-05-23T00:07:03Z">
        <w:r>
          <w:rPr>
            <w:rFonts w:hint="eastAsia" w:asciiTheme="minorEastAsia" w:hAnsiTheme="minorEastAsia" w:eastAsiaTheme="minorEastAsia"/>
            <w:szCs w:val="21"/>
          </w:rPr>
          <w:delText>居中）</w:delText>
        </w:r>
      </w:del>
    </w:p>
    <w:p>
      <w:pPr>
        <w:ind w:left="480"/>
        <w:jc w:val="center"/>
        <w:rPr>
          <w:rFonts w:asciiTheme="minorEastAsia" w:hAnsiTheme="minorEastAsia" w:eastAsiaTheme="minorEastAsia"/>
          <w:szCs w:val="21"/>
        </w:rPr>
      </w:pPr>
    </w:p>
    <w:p>
      <w:pPr>
        <w:ind w:left="480"/>
        <w:jc w:val="center"/>
        <w:rPr>
          <w:rFonts w:asciiTheme="minorEastAsia" w:hAnsiTheme="minorEastAsia" w:eastAsiaTheme="minorEastAsia"/>
          <w:szCs w:val="21"/>
        </w:rPr>
      </w:pPr>
    </w:p>
    <w:p>
      <w:pPr>
        <w:rPr>
          <w:rFonts w:asciiTheme="minorEastAsia" w:hAnsiTheme="minorEastAsia" w:eastAsiaTheme="minorEastAsia"/>
          <w:b/>
          <w:sz w:val="44"/>
          <w:szCs w:val="44"/>
        </w:rPr>
      </w:pPr>
    </w:p>
    <w:p>
      <w:pPr>
        <w:spacing w:line="640" w:lineRule="exact"/>
        <w:jc w:val="center"/>
        <w:rPr>
          <w:rFonts w:asciiTheme="minorEastAsia" w:hAnsiTheme="minorEastAsia" w:eastAsiaTheme="minorEastAsia"/>
          <w:sz w:val="44"/>
          <w:szCs w:val="44"/>
        </w:rPr>
      </w:pPr>
      <w:r>
        <w:rPr>
          <w:rFonts w:hint="eastAsia" w:ascii="黑体" w:hAnsi="黑体" w:eastAsia="黑体" w:cs="黑体"/>
          <w:sz w:val="44"/>
          <w:szCs w:val="44"/>
          <w:lang w:val="en-US" w:eastAsia="zh-CN"/>
        </w:rPr>
        <w:t>面向机器翻译的RNN加速器的设计与实现</w:t>
      </w:r>
    </w:p>
    <w:p>
      <w:pPr>
        <w:spacing w:line="640" w:lineRule="exact"/>
        <w:jc w:val="center"/>
        <w:rPr>
          <w:rFonts w:asciiTheme="minorEastAsia" w:hAnsiTheme="minorEastAsia" w:eastAsiaTheme="minorEastAsia"/>
          <w:szCs w:val="21"/>
        </w:rPr>
      </w:pPr>
    </w:p>
    <w:p>
      <w:pPr>
        <w:ind w:left="480"/>
        <w:jc w:val="center"/>
        <w:rPr>
          <w:rFonts w:asciiTheme="minorEastAsia" w:hAnsiTheme="minorEastAsia" w:eastAsiaTheme="minorEastAsia"/>
          <w:szCs w:val="21"/>
        </w:rPr>
      </w:pPr>
      <w:del w:id="20" w:author="dell" w:date="2020-05-23T00:07:10Z">
        <w:r>
          <w:rPr>
            <w:rFonts w:hint="eastAsia" w:asciiTheme="minorEastAsia" w:hAnsiTheme="minorEastAsia" w:eastAsiaTheme="minorEastAsia"/>
            <w:szCs w:val="21"/>
          </w:rPr>
          <w:delText>（2号黑体居中，标题行间距为32磅）</w:delText>
        </w:r>
      </w:del>
    </w:p>
    <w:p>
      <w:pPr>
        <w:ind w:left="480"/>
        <w:jc w:val="center"/>
        <w:rPr>
          <w:rFonts w:asciiTheme="minorEastAsia" w:hAnsiTheme="minorEastAsia" w:eastAsiaTheme="minorEastAsia"/>
          <w:szCs w:val="21"/>
        </w:rPr>
      </w:pPr>
    </w:p>
    <w:p>
      <w:pPr>
        <w:rPr>
          <w:rFonts w:asciiTheme="minorEastAsia" w:hAnsiTheme="minorEastAsia" w:eastAsiaTheme="minorEastAsia"/>
          <w:szCs w:val="21"/>
        </w:rPr>
      </w:pPr>
    </w:p>
    <w:p>
      <w:pPr>
        <w:rPr>
          <w:rFonts w:asciiTheme="minorEastAsia" w:hAnsiTheme="minorEastAsia" w:eastAsiaTheme="minorEastAsia"/>
          <w:szCs w:val="21"/>
        </w:rPr>
      </w:pPr>
    </w:p>
    <w:p>
      <w:pPr>
        <w:rPr>
          <w:rFonts w:asciiTheme="minorEastAsia" w:hAnsiTheme="minorEastAsia" w:eastAsiaTheme="minorEastAsia"/>
          <w:szCs w:val="21"/>
        </w:rPr>
      </w:pPr>
    </w:p>
    <w:p>
      <w:pPr>
        <w:spacing w:line="480" w:lineRule="auto"/>
        <w:ind w:firstLine="2700" w:firstLineChars="900"/>
        <w:rPr>
          <w:rFonts w:asciiTheme="minorEastAsia" w:hAnsiTheme="minorEastAsia" w:eastAsiaTheme="minorEastAsia"/>
          <w:sz w:val="30"/>
          <w:szCs w:val="30"/>
        </w:rPr>
      </w:pPr>
      <w:r>
        <w:rPr>
          <w:rFonts w:hint="eastAsia" w:asciiTheme="minorEastAsia" w:hAnsiTheme="minorEastAsia" w:eastAsiaTheme="minorEastAsia"/>
          <w:sz w:val="30"/>
          <w:szCs w:val="30"/>
        </w:rPr>
        <w:t>学</w:t>
      </w:r>
      <w:r>
        <w:rPr>
          <w:rFonts w:hint="eastAsia" w:asciiTheme="minorEastAsia" w:hAnsiTheme="minorEastAsia" w:eastAsiaTheme="minorEastAsia"/>
          <w:sz w:val="30"/>
          <w:szCs w:val="30"/>
          <w:lang w:val="en-US" w:eastAsia="zh-CN"/>
        </w:rPr>
        <w:t xml:space="preserve"> 生</w:t>
      </w:r>
      <w:r>
        <w:rPr>
          <w:rFonts w:hint="eastAsia" w:asciiTheme="minorEastAsia" w:hAnsiTheme="minorEastAsia" w:eastAsiaTheme="minorEastAsia"/>
          <w:sz w:val="30"/>
          <w:szCs w:val="30"/>
        </w:rPr>
        <w:t xml:space="preserve"> </w:t>
      </w:r>
      <w:r>
        <w:rPr>
          <w:rFonts w:hint="eastAsia" w:asciiTheme="minorEastAsia" w:hAnsiTheme="minorEastAsia" w:eastAsiaTheme="minorEastAsia"/>
          <w:sz w:val="30"/>
          <w:szCs w:val="30"/>
          <w:lang w:val="en-US" w:eastAsia="zh-CN"/>
        </w:rPr>
        <w:t>班 级</w:t>
      </w:r>
      <w:r>
        <w:rPr>
          <w:rFonts w:hint="eastAsia" w:asciiTheme="minorEastAsia" w:hAnsiTheme="minorEastAsia" w:eastAsiaTheme="minorEastAsia"/>
          <w:sz w:val="30"/>
          <w:szCs w:val="30"/>
        </w:rPr>
        <w:t>：计算机</w:t>
      </w:r>
      <w:r>
        <w:rPr>
          <w:rFonts w:hint="eastAsia" w:asciiTheme="minorEastAsia" w:hAnsiTheme="minorEastAsia" w:eastAsiaTheme="minorEastAsia"/>
          <w:sz w:val="30"/>
          <w:szCs w:val="30"/>
          <w:lang w:val="en-US" w:eastAsia="zh-CN"/>
        </w:rPr>
        <w:t>硕士2004班</w:t>
      </w:r>
      <w:r>
        <w:rPr>
          <w:rFonts w:hint="eastAsia" w:asciiTheme="minorEastAsia" w:hAnsiTheme="minorEastAsia" w:eastAsiaTheme="minorEastAsia"/>
          <w:sz w:val="30"/>
          <w:szCs w:val="30"/>
        </w:rPr>
        <w:t xml:space="preserve">   </w:t>
      </w:r>
    </w:p>
    <w:p>
      <w:pPr>
        <w:spacing w:line="480" w:lineRule="auto"/>
        <w:ind w:firstLine="2700" w:firstLineChars="900"/>
        <w:rPr>
          <w:rFonts w:hint="eastAsia" w:asciiTheme="minorEastAsia" w:hAnsiTheme="minorEastAsia" w:eastAsiaTheme="minorEastAsia"/>
          <w:sz w:val="30"/>
          <w:szCs w:val="30"/>
        </w:rPr>
      </w:pPr>
      <w:r>
        <w:rPr>
          <w:rFonts w:hint="eastAsia" w:asciiTheme="minorEastAsia" w:hAnsiTheme="minorEastAsia" w:eastAsiaTheme="minorEastAsia"/>
          <w:sz w:val="30"/>
          <w:szCs w:val="30"/>
        </w:rPr>
        <w:t>学 生 姓 名</w:t>
      </w:r>
      <w:del w:id="21" w:author="dell" w:date="2020-05-23T00:07:24Z">
        <w:r>
          <w:rPr>
            <w:rFonts w:hint="eastAsia" w:asciiTheme="minorEastAsia" w:hAnsiTheme="minorEastAsia" w:eastAsiaTheme="minorEastAsia"/>
            <w:sz w:val="30"/>
            <w:szCs w:val="30"/>
          </w:rPr>
          <w:delText xml:space="preserve">  </w:delText>
        </w:r>
      </w:del>
      <w:r>
        <w:rPr>
          <w:rFonts w:hint="eastAsia" w:asciiTheme="minorEastAsia" w:hAnsiTheme="minorEastAsia" w:eastAsiaTheme="minorEastAsia"/>
          <w:sz w:val="30"/>
          <w:szCs w:val="30"/>
        </w:rPr>
        <w:t>：郑涵中</w:t>
      </w:r>
    </w:p>
    <w:p>
      <w:pPr>
        <w:spacing w:line="480" w:lineRule="auto"/>
        <w:ind w:firstLine="2700" w:firstLineChars="900"/>
        <w:rPr>
          <w:rFonts w:hint="default" w:asciiTheme="minorEastAsia" w:hAnsiTheme="minorEastAsia" w:eastAsiaTheme="minorEastAsia"/>
          <w:sz w:val="30"/>
          <w:szCs w:val="30"/>
          <w:lang w:val="en-US" w:eastAsia="zh-CN"/>
        </w:rPr>
      </w:pPr>
      <w:r>
        <w:rPr>
          <w:rFonts w:hint="eastAsia" w:asciiTheme="minorEastAsia" w:hAnsiTheme="minorEastAsia" w:eastAsiaTheme="minorEastAsia"/>
          <w:sz w:val="30"/>
          <w:szCs w:val="30"/>
          <w:lang w:val="en-US" w:eastAsia="zh-CN"/>
        </w:rPr>
        <w:t>学 生 学 号：2001882</w:t>
      </w:r>
    </w:p>
    <w:p>
      <w:pPr>
        <w:spacing w:line="480" w:lineRule="auto"/>
        <w:ind w:firstLine="2700" w:firstLineChars="900"/>
        <w:rPr>
          <w:rFonts w:asciiTheme="minorEastAsia" w:hAnsiTheme="minorEastAsia" w:eastAsiaTheme="minorEastAsia"/>
        </w:rPr>
      </w:pPr>
      <w:r>
        <w:rPr>
          <w:rFonts w:hint="eastAsia" w:asciiTheme="minorEastAsia" w:hAnsiTheme="minorEastAsia" w:eastAsiaTheme="minorEastAsia"/>
          <w:sz w:val="30"/>
          <w:szCs w:val="30"/>
        </w:rPr>
        <w:t xml:space="preserve">   </w:t>
      </w:r>
    </w:p>
    <w:p>
      <w:pPr>
        <w:spacing w:line="480" w:lineRule="auto"/>
        <w:ind w:left="550" w:leftChars="229" w:firstLine="2880" w:firstLineChars="1200"/>
        <w:rPr>
          <w:rFonts w:asciiTheme="minorEastAsia" w:hAnsiTheme="minorEastAsia" w:eastAsiaTheme="minorEastAsia"/>
          <w:szCs w:val="21"/>
        </w:rPr>
      </w:pPr>
      <w:del w:id="22" w:author="dell" w:date="2020-05-23T00:28:59Z">
        <w:r>
          <w:rPr>
            <w:rFonts w:hint="eastAsia" w:asciiTheme="minorEastAsia" w:hAnsiTheme="minorEastAsia" w:eastAsiaTheme="minorEastAsia"/>
            <w:szCs w:val="21"/>
          </w:rPr>
          <w:delText>（宋体</w:delText>
        </w:r>
      </w:del>
      <w:del w:id="23" w:author="dell" w:date="2020-05-23T00:29:00Z">
        <w:r>
          <w:rPr>
            <w:rFonts w:hint="eastAsia" w:asciiTheme="minorEastAsia" w:hAnsiTheme="minorEastAsia" w:eastAsiaTheme="minorEastAsia"/>
            <w:szCs w:val="21"/>
          </w:rPr>
          <w:delText xml:space="preserve"> 小3）</w:delText>
        </w:r>
      </w:del>
    </w:p>
    <w:p>
      <w:pPr>
        <w:ind w:left="480"/>
        <w:jc w:val="center"/>
        <w:rPr>
          <w:rFonts w:asciiTheme="minorEastAsia" w:hAnsiTheme="minorEastAsia" w:eastAsiaTheme="minorEastAsia"/>
          <w:szCs w:val="21"/>
        </w:rPr>
      </w:pPr>
    </w:p>
    <w:p>
      <w:pPr>
        <w:ind w:left="480"/>
        <w:jc w:val="center"/>
        <w:rPr>
          <w:rFonts w:asciiTheme="minorEastAsia" w:hAnsiTheme="minorEastAsia" w:eastAsiaTheme="minorEastAsia"/>
          <w:szCs w:val="21"/>
        </w:rPr>
      </w:pPr>
    </w:p>
    <w:p>
      <w:pPr>
        <w:ind w:left="480"/>
        <w:jc w:val="center"/>
        <w:rPr>
          <w:rFonts w:asciiTheme="minorEastAsia" w:hAnsiTheme="minorEastAsia" w:eastAsiaTheme="minorEastAsia"/>
          <w:sz w:val="36"/>
          <w:szCs w:val="36"/>
        </w:rPr>
        <w:sectPr>
          <w:footerReference r:id="rId3" w:type="default"/>
          <w:pgSz w:w="11906" w:h="16838"/>
          <w:pgMar w:top="1418" w:right="1418" w:bottom="1418" w:left="1701" w:header="851" w:footer="851" w:gutter="0"/>
          <w:pgBorders>
            <w:top w:val="none" w:sz="0" w:space="0"/>
            <w:left w:val="none" w:sz="0" w:space="0"/>
            <w:bottom w:val="none" w:sz="0" w:space="0"/>
            <w:right w:val="none" w:sz="0" w:space="0"/>
          </w:pgBorders>
          <w:cols w:space="425" w:num="1"/>
          <w:docGrid w:type="lines" w:linePitch="312" w:charSpace="0"/>
        </w:sectPr>
      </w:pPr>
      <w:r>
        <w:rPr>
          <w:rFonts w:hint="eastAsia" w:asciiTheme="minorEastAsia" w:hAnsiTheme="minorEastAsia" w:eastAsiaTheme="minorEastAsia"/>
          <w:sz w:val="36"/>
          <w:szCs w:val="36"/>
        </w:rPr>
        <w:t>二○二〇年</w:t>
      </w:r>
      <w:r>
        <w:rPr>
          <w:rFonts w:hint="eastAsia" w:asciiTheme="minorEastAsia" w:hAnsiTheme="minorEastAsia" w:eastAsiaTheme="minorEastAsia"/>
          <w:sz w:val="36"/>
          <w:szCs w:val="36"/>
          <w:lang w:val="en-US" w:eastAsia="zh-CN"/>
        </w:rPr>
        <w:t>十二</w:t>
      </w:r>
      <w:r>
        <w:rPr>
          <w:rFonts w:hint="eastAsia" w:asciiTheme="minorEastAsia" w:hAnsiTheme="minorEastAsia" w:eastAsiaTheme="minorEastAsia"/>
          <w:sz w:val="36"/>
          <w:szCs w:val="36"/>
        </w:rPr>
        <w:t>月</w:t>
      </w:r>
    </w:p>
    <w:p>
      <w:pPr>
        <w:spacing w:line="460" w:lineRule="exact"/>
        <w:rPr>
          <w:rFonts w:asciiTheme="minorEastAsia" w:hAnsiTheme="minorEastAsia" w:eastAsiaTheme="minorEastAsia"/>
          <w:szCs w:val="21"/>
        </w:rPr>
      </w:pPr>
    </w:p>
    <w:p>
      <w:pPr>
        <w:spacing w:line="440" w:lineRule="exact"/>
        <w:ind w:firstLine="883" w:firstLineChars="200"/>
        <w:jc w:val="center"/>
        <w:rPr>
          <w:rFonts w:asciiTheme="minorEastAsia" w:hAnsiTheme="minorEastAsia" w:eastAsiaTheme="minorEastAsia"/>
          <w:b/>
          <w:sz w:val="44"/>
          <w:szCs w:val="44"/>
        </w:rPr>
      </w:pPr>
    </w:p>
    <w:p>
      <w:pPr>
        <w:spacing w:line="440" w:lineRule="exact"/>
        <w:ind w:firstLine="883" w:firstLineChars="200"/>
        <w:jc w:val="center"/>
        <w:rPr>
          <w:rFonts w:asciiTheme="minorEastAsia" w:hAnsiTheme="minorEastAsia" w:eastAsiaTheme="minorEastAsia"/>
          <w:b/>
          <w:sz w:val="44"/>
          <w:szCs w:val="44"/>
        </w:rPr>
      </w:pPr>
    </w:p>
    <w:p>
      <w:pPr>
        <w:pStyle w:val="2"/>
        <w:spacing w:before="249" w:after="156"/>
        <w:jc w:val="center"/>
        <w:rPr>
          <w:del w:id="25" w:author="Windows 用户" w:date="2020-05-22T23:31:00Z"/>
          <w:rFonts w:asciiTheme="minorEastAsia" w:hAnsiTheme="minorEastAsia" w:eastAsiaTheme="minorEastAsia"/>
        </w:rPr>
        <w:pPrChange w:id="24" w:author="Windows 用户" w:date="2020-05-22T23:49:00Z">
          <w:pPr/>
        </w:pPrChange>
      </w:pPr>
      <w:del w:id="26" w:author="Windows 用户" w:date="2020-05-22T23:27:00Z">
        <w:bookmarkStart w:id="0" w:name="_Toc16212"/>
        <w:bookmarkStart w:id="1" w:name="_Toc30970"/>
        <w:bookmarkStart w:id="2" w:name="_Toc3938"/>
        <w:bookmarkStart w:id="3" w:name="_Toc11888"/>
        <w:bookmarkStart w:id="4" w:name="_Toc5785"/>
        <w:bookmarkStart w:id="5" w:name="_Toc23373"/>
        <w:bookmarkStart w:id="6" w:name="_Toc3764"/>
        <w:bookmarkStart w:id="7" w:name="_Toc6644"/>
        <w:bookmarkStart w:id="8" w:name="_Toc17356"/>
        <w:bookmarkStart w:id="9" w:name="_Toc22366"/>
        <w:bookmarkStart w:id="10" w:name="_Toc30195"/>
        <w:bookmarkStart w:id="11" w:name="_Toc6777"/>
        <w:bookmarkStart w:id="12" w:name="_Toc12003"/>
        <w:bookmarkStart w:id="13" w:name="_Toc23568"/>
        <w:bookmarkStart w:id="14" w:name="_Toc24287"/>
        <w:bookmarkStart w:id="15" w:name="_Toc25770"/>
        <w:bookmarkStart w:id="16" w:name="_Toc15725"/>
        <w:bookmarkStart w:id="17" w:name="_Toc1827"/>
        <w:bookmarkStart w:id="18" w:name="_Toc21970"/>
        <w:bookmarkStart w:id="19" w:name="_Toc30284"/>
        <w:r>
          <w:rPr>
            <w:rFonts w:hint="eastAsia" w:asciiTheme="minorEastAsia" w:hAnsiTheme="minorEastAsia" w:eastAsiaTheme="minorEastAsia"/>
            <w:rPrChange w:id="27" w:author="Windows 用户" w:date="2020-05-22T23:49:00Z">
              <w:rPr>
                <w:rFonts w:hint="eastAsia" w:asciiTheme="minorEastAsia" w:hAnsiTheme="minorEastAsia" w:eastAsiaTheme="minorEastAsia"/>
              </w:rPr>
            </w:rPrChange>
          </w:rPr>
          <w:delText>目录示例:</w:delTex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del>
      <w:del w:id="28" w:author="Windows 用户" w:date="2020-05-22T23:27:00Z">
        <w:r>
          <w:rPr>
            <w:rFonts w:hint="eastAsia" w:asciiTheme="minorEastAsia" w:hAnsiTheme="minorEastAsia" w:eastAsiaTheme="minorEastAsia"/>
            <w:rPrChange w:id="29" w:author="Windows 用户" w:date="2020-05-22T23:49:00Z">
              <w:rPr>
                <w:rFonts w:hint="eastAsia" w:asciiTheme="minorEastAsia" w:hAnsiTheme="minorEastAsia" w:eastAsiaTheme="minorEastAsia"/>
              </w:rPr>
            </w:rPrChange>
          </w:rPr>
          <w:delText xml:space="preserve"> </w:delText>
        </w:r>
      </w:del>
    </w:p>
    <w:p>
      <w:pPr>
        <w:pStyle w:val="2"/>
        <w:spacing w:before="249" w:after="156"/>
        <w:jc w:val="center"/>
        <w:rPr>
          <w:del w:id="31" w:author="Windows 用户" w:date="2020-05-22T23:31:00Z"/>
          <w:rFonts w:asciiTheme="minorEastAsia" w:hAnsiTheme="minorEastAsia" w:eastAsiaTheme="minorEastAsia"/>
        </w:rPr>
        <w:pPrChange w:id="30" w:author="Windows 用户" w:date="2020-05-22T23:49:00Z">
          <w:pPr/>
        </w:pPrChange>
      </w:pPr>
    </w:p>
    <w:p>
      <w:pPr>
        <w:pStyle w:val="2"/>
        <w:spacing w:before="249" w:after="156"/>
        <w:jc w:val="center"/>
        <w:rPr>
          <w:rFonts w:asciiTheme="minorEastAsia" w:hAnsiTheme="minorEastAsia" w:eastAsiaTheme="minorEastAsia"/>
          <w:szCs w:val="21"/>
        </w:rPr>
        <w:pPrChange w:id="32" w:author="Windows 用户" w:date="2020-05-22T23:49:00Z">
          <w:pPr>
            <w:jc w:val="center"/>
          </w:pPr>
        </w:pPrChange>
      </w:pPr>
      <w:bookmarkStart w:id="20" w:name="_Toc1515"/>
      <w:bookmarkStart w:id="21" w:name="_Toc32058"/>
      <w:bookmarkStart w:id="22" w:name="_Toc26379"/>
      <w:bookmarkStart w:id="23" w:name="_Toc142"/>
      <w:bookmarkStart w:id="24" w:name="_Toc23259"/>
      <w:bookmarkStart w:id="25" w:name="_Toc30691"/>
      <w:bookmarkStart w:id="26" w:name="_Toc31402"/>
      <w:bookmarkStart w:id="27" w:name="_Toc11279"/>
      <w:bookmarkStart w:id="28" w:name="_Toc9180"/>
      <w:bookmarkStart w:id="29" w:name="_Toc21443"/>
      <w:bookmarkStart w:id="30" w:name="_Toc24371"/>
      <w:bookmarkStart w:id="31" w:name="_Toc24470"/>
      <w:bookmarkStart w:id="32" w:name="_Toc27860"/>
      <w:bookmarkStart w:id="33" w:name="_Toc24869"/>
      <w:r>
        <w:rPr>
          <w:rFonts w:hint="eastAsia" w:ascii="黑体" w:hAnsi="黑体" w:eastAsia="黑体"/>
          <w:b/>
          <w:sz w:val="36"/>
          <w:szCs w:val="36"/>
          <w:rPrChange w:id="33" w:author="Windows 用户" w:date="2020-05-22T23:49:00Z">
            <w:rPr>
              <w:rFonts w:hint="eastAsia" w:ascii="黑体" w:hAnsi="黑体" w:eastAsia="黑体"/>
              <w:b/>
              <w:sz w:val="36"/>
              <w:szCs w:val="36"/>
            </w:rPr>
          </w:rPrChange>
        </w:rPr>
        <w:t>目</w:t>
      </w:r>
      <w:del w:id="34" w:author="dell" w:date="2020-05-23T00:29:41Z">
        <w:r>
          <w:rPr>
            <w:rFonts w:hint="eastAsia" w:ascii="黑体" w:hAnsi="黑体" w:eastAsia="黑体"/>
            <w:b/>
            <w:sz w:val="36"/>
            <w:szCs w:val="36"/>
            <w:rPrChange w:id="35" w:author="Windows 用户" w:date="2020-05-22T23:49:00Z">
              <w:rPr>
                <w:rFonts w:hint="eastAsia" w:ascii="黑体" w:hAnsi="黑体" w:eastAsia="黑体"/>
                <w:b/>
                <w:sz w:val="36"/>
                <w:szCs w:val="36"/>
              </w:rPr>
            </w:rPrChange>
          </w:rPr>
          <w:delText>□</w:delText>
        </w:r>
      </w:del>
      <w:ins w:id="36" w:author="dell" w:date="2020-05-23T00:29:41Z">
        <w:r>
          <w:rPr>
            <w:rFonts w:hint="eastAsia"/>
            <w:b/>
            <w:sz w:val="36"/>
            <w:szCs w:val="36"/>
            <w:lang w:eastAsia="zh-CN"/>
          </w:rPr>
          <w:t xml:space="preserve"> </w:t>
        </w:r>
      </w:ins>
      <w:del w:id="37" w:author="dell" w:date="2020-05-23T00:29:41Z">
        <w:r>
          <w:rPr>
            <w:rFonts w:hint="eastAsia" w:ascii="黑体" w:hAnsi="黑体" w:eastAsia="黑体"/>
            <w:b/>
            <w:sz w:val="36"/>
            <w:szCs w:val="36"/>
            <w:rPrChange w:id="38" w:author="Windows 用户" w:date="2020-05-22T23:49:00Z">
              <w:rPr>
                <w:rFonts w:hint="eastAsia" w:ascii="黑体" w:hAnsi="黑体" w:eastAsia="黑体"/>
                <w:b/>
                <w:sz w:val="36"/>
                <w:szCs w:val="36"/>
              </w:rPr>
            </w:rPrChange>
          </w:rPr>
          <w:delText>□</w:delText>
        </w:r>
      </w:del>
      <w:ins w:id="39" w:author="dell" w:date="2020-05-23T00:29:41Z">
        <w:r>
          <w:rPr>
            <w:rFonts w:hint="eastAsia"/>
            <w:b/>
            <w:sz w:val="36"/>
            <w:szCs w:val="36"/>
            <w:lang w:eastAsia="zh-CN"/>
          </w:rPr>
          <w:t xml:space="preserve"> </w:t>
        </w:r>
      </w:ins>
      <w:r>
        <w:rPr>
          <w:rFonts w:hint="eastAsia" w:ascii="黑体" w:hAnsi="黑体" w:eastAsia="黑体"/>
          <w:b/>
          <w:sz w:val="36"/>
          <w:szCs w:val="36"/>
          <w:rPrChange w:id="40" w:author="Windows 用户" w:date="2020-05-22T23:49:00Z">
            <w:rPr>
              <w:rFonts w:hint="eastAsia" w:ascii="黑体" w:hAnsi="黑体" w:eastAsia="黑体"/>
              <w:b/>
              <w:sz w:val="36"/>
              <w:szCs w:val="36"/>
            </w:rPr>
          </w:rPrChange>
        </w:rPr>
        <w:t>录</w:t>
      </w:r>
      <w:del w:id="41" w:author="dell" w:date="2020-05-23T00:33:37Z">
        <w:r>
          <w:rPr>
            <w:rFonts w:asciiTheme="minorEastAsia" w:hAnsiTheme="minorEastAsia" w:eastAsiaTheme="minorEastAsia"/>
            <w:szCs w:val="21"/>
          </w:rPr>
          <w:delText>（黑体小2</w:delText>
        </w:r>
      </w:del>
      <w:del w:id="42" w:author="dell" w:date="2020-05-23T00:33:38Z">
        <w:r>
          <w:rPr>
            <w:rFonts w:asciiTheme="minorEastAsia" w:hAnsiTheme="minorEastAsia" w:eastAsiaTheme="minorEastAsia"/>
            <w:szCs w:val="21"/>
          </w:rPr>
          <w:delText>）</w:delText>
        </w:r>
        <w:bookmarkEnd w:id="20"/>
        <w:bookmarkEnd w:id="21"/>
        <w:bookmarkEnd w:id="22"/>
        <w:bookmarkEnd w:id="23"/>
        <w:bookmarkEnd w:id="24"/>
        <w:bookmarkEnd w:id="25"/>
        <w:bookmarkEnd w:id="26"/>
        <w:bookmarkEnd w:id="27"/>
        <w:bookmarkEnd w:id="28"/>
        <w:bookmarkEnd w:id="29"/>
        <w:bookmarkEnd w:id="30"/>
        <w:bookmarkEnd w:id="31"/>
        <w:bookmarkEnd w:id="32"/>
        <w:bookmarkEnd w:id="33"/>
      </w:del>
    </w:p>
    <w:p>
      <w:pPr>
        <w:pStyle w:val="12"/>
        <w:tabs>
          <w:tab w:val="right" w:leader="dot" w:pos="8296"/>
        </w:tabs>
        <w:rPr>
          <w:del w:id="43" w:author="Windows 用户" w:date="2020-05-22T23:27:00Z"/>
          <w:rFonts w:cs="Times New Roman" w:eastAsiaTheme="minorEastAsia"/>
          <w:sz w:val="24"/>
        </w:rPr>
      </w:pPr>
      <w:del w:id="44" w:author="Windows 用户" w:date="2020-05-22T23:27:00Z">
        <w:r>
          <w:rPr>
            <w:rFonts w:ascii="Calibri" w:hAnsi="Calibri"/>
            <w:sz w:val="32"/>
          </w:rPr>
          <w:fldChar w:fldCharType="begin"/>
        </w:r>
      </w:del>
      <w:del w:id="45" w:author="Windows 用户" w:date="2020-05-22T23:27:00Z">
        <w:r>
          <w:rPr/>
          <w:delInstrText xml:space="preserve"> HYPERLINK \l "_Toc422211181" </w:delInstrText>
        </w:r>
      </w:del>
      <w:del w:id="46" w:author="Windows 用户" w:date="2020-05-22T23:27:00Z">
        <w:r>
          <w:rPr>
            <w:rFonts w:ascii="Calibri" w:hAnsi="Calibri"/>
            <w:sz w:val="32"/>
          </w:rPr>
          <w:fldChar w:fldCharType="separate"/>
        </w:r>
      </w:del>
      <w:del w:id="47" w:author="Windows 用户" w:date="2020-05-22T23:27:00Z">
        <w:r>
          <w:rPr>
            <w:rFonts w:ascii="黑体" w:hAnsi="黑体" w:cs="Times New Roman"/>
            <w:szCs w:val="28"/>
          </w:rPr>
          <w:delText>摘要</w:delText>
        </w:r>
      </w:del>
      <w:del w:id="48" w:author="Windows 用户" w:date="2020-05-22T23:27:00Z">
        <w:r>
          <w:rPr>
            <w:rFonts w:cs="Times New Roman" w:eastAsiaTheme="minorEastAsia"/>
            <w:sz w:val="24"/>
          </w:rPr>
          <w:tab/>
        </w:r>
      </w:del>
      <w:del w:id="49" w:author="Windows 用户" w:date="2020-05-22T23:27:00Z">
        <w:r>
          <w:rPr>
            <w:rFonts w:cs="Times New Roman" w:eastAsiaTheme="minorEastAsia"/>
            <w:sz w:val="24"/>
          </w:rPr>
          <w:delText>.I</w:delText>
        </w:r>
      </w:del>
      <w:del w:id="50" w:author="Windows 用户" w:date="2020-05-22T23:27:00Z">
        <w:r>
          <w:rPr>
            <w:rFonts w:eastAsiaTheme="minorEastAsia"/>
          </w:rPr>
          <w:fldChar w:fldCharType="end"/>
        </w:r>
      </w:del>
    </w:p>
    <w:p>
      <w:pPr>
        <w:pStyle w:val="12"/>
        <w:tabs>
          <w:tab w:val="right" w:leader="dot" w:pos="8296"/>
        </w:tabs>
        <w:rPr>
          <w:del w:id="51" w:author="Windows 用户" w:date="2020-05-22T23:27:00Z"/>
          <w:rFonts w:cs="Times New Roman" w:eastAsiaTheme="minorEastAsia"/>
          <w:sz w:val="24"/>
        </w:rPr>
      </w:pPr>
      <w:del w:id="52" w:author="Windows 用户" w:date="2020-05-22T23:27:00Z">
        <w:r>
          <w:rPr>
            <w:rFonts w:ascii="Calibri" w:hAnsi="Calibri"/>
            <w:sz w:val="32"/>
          </w:rPr>
          <w:fldChar w:fldCharType="begin"/>
        </w:r>
      </w:del>
      <w:del w:id="53" w:author="Windows 用户" w:date="2020-05-22T23:27:00Z">
        <w:r>
          <w:rPr/>
          <w:delInstrText xml:space="preserve"> HYPERLINK \l "_Toc422211182" </w:delInstrText>
        </w:r>
      </w:del>
      <w:del w:id="54" w:author="Windows 用户" w:date="2020-05-22T23:27:00Z">
        <w:r>
          <w:rPr>
            <w:rFonts w:ascii="Calibri" w:hAnsi="Calibri"/>
            <w:sz w:val="32"/>
          </w:rPr>
          <w:fldChar w:fldCharType="separate"/>
        </w:r>
      </w:del>
      <w:del w:id="55" w:author="Windows 用户" w:date="2020-05-22T23:27:00Z">
        <w:r>
          <w:rPr>
            <w:rFonts w:cs="Times New Roman" w:eastAsiaTheme="minorEastAsia"/>
            <w:b/>
            <w:szCs w:val="28"/>
          </w:rPr>
          <w:delText>ABSTRACT</w:delText>
        </w:r>
      </w:del>
      <w:del w:id="56" w:author="Windows 用户" w:date="2020-05-22T23:27:00Z">
        <w:r>
          <w:rPr>
            <w:rFonts w:cs="Times New Roman" w:eastAsiaTheme="minorEastAsia"/>
            <w:sz w:val="24"/>
          </w:rPr>
          <w:tab/>
        </w:r>
      </w:del>
      <w:del w:id="57" w:author="Windows 用户" w:date="2020-05-22T23:27:00Z">
        <w:r>
          <w:rPr>
            <w:rFonts w:eastAsiaTheme="minorEastAsia"/>
          </w:rPr>
          <w:fldChar w:fldCharType="end"/>
        </w:r>
      </w:del>
      <w:del w:id="58" w:author="Windows 用户" w:date="2020-05-22T23:27:00Z">
        <w:r>
          <w:rPr>
            <w:rFonts w:cs="Times New Roman" w:eastAsiaTheme="minorEastAsia"/>
            <w:sz w:val="24"/>
          </w:rPr>
          <w:delText>…..II</w:delText>
        </w:r>
      </w:del>
    </w:p>
    <w:p>
      <w:pPr>
        <w:rPr>
          <w:del w:id="59" w:author="Windows 用户" w:date="2020-05-22T23:27:00Z"/>
          <w:rFonts w:ascii="黑体" w:hAnsi="黑体" w:eastAsia="黑体"/>
          <w:sz w:val="28"/>
          <w:szCs w:val="28"/>
        </w:rPr>
      </w:pPr>
      <w:del w:id="60" w:author="Windows 用户" w:date="2020-05-22T23:27:00Z">
        <w:r>
          <w:rPr>
            <w:rFonts w:hint="eastAsia" w:ascii="黑体" w:hAnsi="黑体" w:eastAsia="黑体"/>
            <w:sz w:val="28"/>
            <w:szCs w:val="28"/>
          </w:rPr>
          <w:delText>1</w:delText>
        </w:r>
      </w:del>
      <w:del w:id="61" w:author="Windows 用户" w:date="2020-05-22T23:27:00Z">
        <w:r>
          <w:rPr>
            <w:rFonts w:ascii="黑体" w:hAnsi="黑体" w:eastAsia="黑体"/>
            <w:sz w:val="28"/>
            <w:szCs w:val="28"/>
          </w:rPr>
          <w:delText>绪论</w:delText>
        </w:r>
      </w:del>
    </w:p>
    <w:p>
      <w:pPr>
        <w:spacing w:line="360" w:lineRule="auto"/>
        <w:rPr>
          <w:del w:id="62" w:author="Windows 用户" w:date="2020-05-22T23:27:00Z"/>
          <w:rFonts w:eastAsiaTheme="minorEastAsia"/>
        </w:rPr>
      </w:pPr>
      <w:del w:id="63" w:author="Windows 用户" w:date="2020-05-22T23:27:00Z">
        <w:r>
          <w:rPr>
            <w:rFonts w:eastAsiaTheme="minorEastAsia"/>
          </w:rPr>
          <w:delText>1.1</w:delText>
        </w:r>
      </w:del>
      <w:del w:id="64" w:author="Windows 用户" w:date="2020-05-22T23:27:00Z">
        <w:r>
          <w:rPr>
            <w:rFonts w:asciiTheme="minorEastAsia" w:hAnsiTheme="minorEastAsia" w:eastAsiaTheme="minorEastAsia"/>
          </w:rPr>
          <w:delText>研究背景</w:delText>
        </w:r>
      </w:del>
      <w:del w:id="65" w:author="Windows 用户" w:date="2020-05-22T23:27:00Z">
        <w:r>
          <w:rPr>
            <w:rFonts w:eastAsiaTheme="minorEastAsia"/>
          </w:rPr>
          <w:delText xml:space="preserve"> ……………………………………………………………………………1</w:delText>
        </w:r>
      </w:del>
    </w:p>
    <w:p>
      <w:pPr>
        <w:spacing w:line="360" w:lineRule="auto"/>
        <w:rPr>
          <w:del w:id="66" w:author="Windows 用户" w:date="2020-05-22T23:27:00Z"/>
          <w:rFonts w:eastAsiaTheme="minorEastAsia"/>
        </w:rPr>
      </w:pPr>
      <w:del w:id="67" w:author="Windows 用户" w:date="2020-05-22T23:27:00Z">
        <w:r>
          <w:rPr>
            <w:rFonts w:eastAsiaTheme="minorEastAsia"/>
          </w:rPr>
          <w:delText>1.2</w:delText>
        </w:r>
      </w:del>
      <w:del w:id="68" w:author="Windows 用户" w:date="2020-05-22T23:27:00Z">
        <w:r>
          <w:rPr>
            <w:rFonts w:asciiTheme="minorEastAsia" w:hAnsiTheme="minorEastAsia" w:eastAsiaTheme="minorEastAsia"/>
          </w:rPr>
          <w:delText>国内外充填采矿发展现状</w:delText>
        </w:r>
      </w:del>
      <w:del w:id="69" w:author="Windows 用户" w:date="2020-05-22T23:27:00Z">
        <w:r>
          <w:rPr>
            <w:rFonts w:eastAsiaTheme="minorEastAsia"/>
          </w:rPr>
          <w:delText>…………………………………………………….….…3</w:delText>
        </w:r>
      </w:del>
    </w:p>
    <w:p>
      <w:pPr>
        <w:spacing w:line="360" w:lineRule="auto"/>
        <w:rPr>
          <w:del w:id="70" w:author="Windows 用户" w:date="2020-05-22T23:27:00Z"/>
          <w:rFonts w:eastAsiaTheme="minorEastAsia"/>
        </w:rPr>
      </w:pPr>
      <w:del w:id="71" w:author="Windows 用户" w:date="2020-05-22T23:27:00Z">
        <w:r>
          <w:rPr>
            <w:rFonts w:eastAsiaTheme="minorEastAsia"/>
          </w:rPr>
          <w:delText>1.3</w:delText>
        </w:r>
      </w:del>
      <w:del w:id="72" w:author="Windows 用户" w:date="2020-05-22T23:27:00Z">
        <w:r>
          <w:rPr>
            <w:rFonts w:asciiTheme="minorEastAsia" w:hAnsiTheme="minorEastAsia" w:eastAsiaTheme="minorEastAsia"/>
          </w:rPr>
          <w:delText>国内外充填采矿研究现状</w:delText>
        </w:r>
      </w:del>
      <w:del w:id="73" w:author="Windows 用户" w:date="2020-05-22T23:27:00Z">
        <w:r>
          <w:rPr>
            <w:rFonts w:eastAsiaTheme="minorEastAsia"/>
          </w:rPr>
          <w:delText>……………………………………………….……….…6</w:delText>
        </w:r>
      </w:del>
    </w:p>
    <w:p>
      <w:pPr>
        <w:spacing w:line="360" w:lineRule="auto"/>
        <w:rPr>
          <w:del w:id="74" w:author="Windows 用户" w:date="2020-05-22T23:27:00Z"/>
          <w:rFonts w:eastAsiaTheme="minorEastAsia"/>
        </w:rPr>
      </w:pPr>
      <w:del w:id="75" w:author="Windows 用户" w:date="2020-05-22T23:27:00Z">
        <w:r>
          <w:rPr>
            <w:rFonts w:eastAsiaTheme="minorEastAsia"/>
          </w:rPr>
          <w:delText>1.4</w:delText>
        </w:r>
      </w:del>
      <w:del w:id="76" w:author="Windows 用户" w:date="2020-05-22T23:27:00Z">
        <w:r>
          <w:rPr>
            <w:rFonts w:asciiTheme="minorEastAsia" w:hAnsiTheme="minorEastAsia" w:eastAsiaTheme="minorEastAsia"/>
          </w:rPr>
          <w:delText>本文研究内容和技术路线</w:delText>
        </w:r>
      </w:del>
      <w:del w:id="77" w:author="Windows 用户" w:date="2020-05-22T23:27:00Z">
        <w:r>
          <w:rPr>
            <w:rFonts w:eastAsiaTheme="minorEastAsia"/>
          </w:rPr>
          <w:delText xml:space="preserve"> ……………………………………………………..… 10</w:delText>
        </w:r>
      </w:del>
    </w:p>
    <w:p>
      <w:pPr>
        <w:spacing w:line="360" w:lineRule="auto"/>
        <w:ind w:firstLine="240" w:firstLineChars="100"/>
        <w:rPr>
          <w:del w:id="78" w:author="Windows 用户" w:date="2020-05-22T23:27:00Z"/>
          <w:rFonts w:eastAsiaTheme="minorEastAsia"/>
          <w:lang w:val="fr-FR"/>
        </w:rPr>
      </w:pPr>
      <w:del w:id="79" w:author="Windows 用户" w:date="2020-05-22T23:27:00Z">
        <w:r>
          <w:rPr>
            <w:rFonts w:eastAsiaTheme="minorEastAsia"/>
          </w:rPr>
          <w:delText>1.4.1</w:delText>
        </w:r>
      </w:del>
      <w:del w:id="80" w:author="Windows 用户" w:date="2020-05-22T23:27:00Z">
        <w:r>
          <w:rPr>
            <w:rFonts w:asciiTheme="minorEastAsia" w:hAnsiTheme="minorEastAsia" w:eastAsiaTheme="minorEastAsia"/>
          </w:rPr>
          <w:delText xml:space="preserve"> 本文的研究内容</w:delText>
        </w:r>
      </w:del>
      <w:del w:id="81" w:author="Windows 用户" w:date="2020-05-22T23:27:00Z">
        <w:r>
          <w:rPr>
            <w:rFonts w:eastAsiaTheme="minorEastAsia"/>
            <w:lang w:val="fr-FR"/>
          </w:rPr>
          <w:delText>………………………………………………………..…… ..10</w:delText>
        </w:r>
      </w:del>
    </w:p>
    <w:p>
      <w:pPr>
        <w:spacing w:line="360" w:lineRule="auto"/>
        <w:ind w:firstLine="240" w:firstLineChars="100"/>
        <w:rPr>
          <w:del w:id="82" w:author="Windows 用户" w:date="2020-05-22T23:27:00Z"/>
          <w:rFonts w:eastAsiaTheme="minorEastAsia"/>
          <w:lang w:val="fr-FR"/>
        </w:rPr>
      </w:pPr>
      <w:del w:id="83" w:author="Windows 用户" w:date="2020-05-22T23:27:00Z">
        <w:r>
          <w:rPr>
            <w:rFonts w:eastAsiaTheme="minorEastAsia"/>
          </w:rPr>
          <w:delText xml:space="preserve">1.4.2 </w:delText>
        </w:r>
      </w:del>
      <w:del w:id="84" w:author="Windows 用户" w:date="2020-05-22T23:27:00Z">
        <w:r>
          <w:rPr>
            <w:rFonts w:asciiTheme="minorEastAsia" w:hAnsiTheme="minorEastAsia" w:eastAsiaTheme="minorEastAsia"/>
          </w:rPr>
          <w:delText>本文的研究方法和技术路线</w:delText>
        </w:r>
      </w:del>
      <w:del w:id="85" w:author="Windows 用户" w:date="2020-05-22T23:27:00Z">
        <w:r>
          <w:rPr>
            <w:rFonts w:eastAsiaTheme="minorEastAsia"/>
            <w:lang w:val="fr-FR"/>
          </w:rPr>
          <w:delText>……………………………………………....... 11</w:delText>
        </w:r>
      </w:del>
    </w:p>
    <w:p>
      <w:pPr>
        <w:spacing w:line="360" w:lineRule="auto"/>
        <w:rPr>
          <w:del w:id="86" w:author="Windows 用户" w:date="2020-05-22T23:27:00Z"/>
          <w:rFonts w:ascii="黑体" w:hAnsi="黑体" w:eastAsia="黑体"/>
          <w:sz w:val="28"/>
          <w:szCs w:val="28"/>
        </w:rPr>
      </w:pPr>
      <w:del w:id="87" w:author="Windows 用户" w:date="2020-05-22T23:27:00Z">
        <w:r>
          <w:rPr>
            <w:rFonts w:ascii="黑体" w:hAnsi="黑体" w:eastAsia="黑体"/>
            <w:sz w:val="28"/>
            <w:szCs w:val="28"/>
          </w:rPr>
          <w:delText>2尾砂胶结充填体力学特性研究</w:delText>
        </w:r>
      </w:del>
    </w:p>
    <w:p>
      <w:pPr>
        <w:spacing w:line="360" w:lineRule="auto"/>
        <w:rPr>
          <w:del w:id="88" w:author="Windows 用户" w:date="2020-05-22T23:27:00Z"/>
          <w:rFonts w:eastAsiaTheme="minorEastAsia"/>
        </w:rPr>
      </w:pPr>
      <w:del w:id="89" w:author="Windows 用户" w:date="2020-05-22T23:27:00Z">
        <w:r>
          <w:rPr/>
          <w:fldChar w:fldCharType="begin"/>
        </w:r>
      </w:del>
      <w:del w:id="90" w:author="Windows 用户" w:date="2020-05-22T23:27:00Z">
        <w:r>
          <w:rPr/>
          <w:delInstrText xml:space="preserve"> HYPERLINK \l "_Toc422211202" </w:delInstrText>
        </w:r>
      </w:del>
      <w:del w:id="91" w:author="Windows 用户" w:date="2020-05-22T23:27:00Z">
        <w:r>
          <w:rPr/>
          <w:fldChar w:fldCharType="separate"/>
        </w:r>
      </w:del>
      <w:del w:id="92" w:author="Windows 用户" w:date="2020-05-22T23:27:00Z">
        <w:r>
          <w:rPr>
            <w:rFonts w:eastAsiaTheme="minorEastAsia"/>
          </w:rPr>
          <w:delText>2.1</w:delText>
        </w:r>
      </w:del>
      <w:del w:id="93" w:author="Windows 用户" w:date="2020-05-22T23:27:00Z">
        <w:r>
          <w:rPr>
            <w:rFonts w:asciiTheme="minorEastAsia" w:hAnsiTheme="minorEastAsia" w:eastAsiaTheme="minorEastAsia"/>
          </w:rPr>
          <w:delText>尾砂胶结充填体的物理力学性能及胶凝机理</w:delText>
        </w:r>
      </w:del>
      <w:del w:id="94" w:author="Windows 用户" w:date="2020-05-22T23:27:00Z">
        <w:r>
          <w:rPr>
            <w:rFonts w:eastAsiaTheme="minorEastAsia"/>
          </w:rPr>
          <w:delText>…………………………………….</w:delText>
        </w:r>
      </w:del>
      <w:del w:id="95" w:author="Windows 用户" w:date="2020-05-22T23:27:00Z">
        <w:r>
          <w:rPr>
            <w:rFonts w:eastAsiaTheme="minorEastAsia"/>
          </w:rPr>
          <w:fldChar w:fldCharType="begin" w:fldLock="1"/>
        </w:r>
      </w:del>
      <w:del w:id="96" w:author="Windows 用户" w:date="2020-05-22T23:27:00Z">
        <w:r>
          <w:rPr>
            <w:rFonts w:eastAsiaTheme="minorEastAsia"/>
          </w:rPr>
          <w:delInstrText xml:space="preserve"> PAGEREF _Toc422211202 \h </w:delInstrText>
        </w:r>
      </w:del>
      <w:del w:id="97" w:author="Windows 用户" w:date="2020-05-22T23:27:00Z">
        <w:r>
          <w:rPr>
            <w:rFonts w:eastAsiaTheme="minorEastAsia"/>
          </w:rPr>
          <w:fldChar w:fldCharType="separate"/>
        </w:r>
      </w:del>
      <w:del w:id="98" w:author="Windows 用户" w:date="2020-05-22T23:27:00Z">
        <w:r>
          <w:rPr>
            <w:rFonts w:eastAsiaTheme="minorEastAsia"/>
          </w:rPr>
          <w:delText>12</w:delText>
        </w:r>
      </w:del>
      <w:del w:id="99" w:author="Windows 用户" w:date="2020-05-22T23:27:00Z">
        <w:r>
          <w:rPr>
            <w:rFonts w:eastAsiaTheme="minorEastAsia"/>
          </w:rPr>
          <w:fldChar w:fldCharType="end"/>
        </w:r>
      </w:del>
      <w:del w:id="100" w:author="Windows 用户" w:date="2020-05-22T23:27:00Z">
        <w:r>
          <w:rPr>
            <w:rFonts w:eastAsiaTheme="minorEastAsia"/>
          </w:rPr>
          <w:fldChar w:fldCharType="end"/>
        </w:r>
      </w:del>
    </w:p>
    <w:p>
      <w:pPr>
        <w:pStyle w:val="8"/>
        <w:tabs>
          <w:tab w:val="right" w:leader="dot" w:pos="8296"/>
        </w:tabs>
        <w:ind w:left="0" w:leftChars="0"/>
        <w:jc w:val="center"/>
        <w:rPr>
          <w:del w:id="101" w:author="Windows 用户" w:date="2020-05-22T23:27:00Z"/>
          <w:rFonts w:eastAsiaTheme="minorEastAsia"/>
          <w:lang w:val="fr-FR"/>
        </w:rPr>
      </w:pPr>
      <w:del w:id="102" w:author="Windows 用户" w:date="2020-05-22T23:27:00Z">
        <w:r>
          <w:rPr/>
          <w:fldChar w:fldCharType="begin"/>
        </w:r>
      </w:del>
      <w:del w:id="103" w:author="Windows 用户" w:date="2020-05-22T23:27:00Z">
        <w:r>
          <w:rPr/>
          <w:delInstrText xml:space="preserve"> HYPERLINK \l "_Toc422211203" </w:delInstrText>
        </w:r>
      </w:del>
      <w:del w:id="104" w:author="Windows 用户" w:date="2020-05-22T23:27:00Z">
        <w:r>
          <w:rPr/>
          <w:fldChar w:fldCharType="separate"/>
        </w:r>
      </w:del>
      <w:del w:id="105" w:author="Windows 用户" w:date="2020-05-22T23:27:00Z">
        <w:r>
          <w:rPr>
            <w:rFonts w:eastAsiaTheme="minorEastAsia"/>
            <w:lang w:val="fr-FR"/>
          </w:rPr>
          <w:delText xml:space="preserve">2.1.1 </w:delText>
        </w:r>
      </w:del>
      <w:del w:id="106" w:author="Windows 用户" w:date="2020-05-22T23:27:00Z">
        <w:r>
          <w:rPr>
            <w:rFonts w:asciiTheme="minorEastAsia" w:hAnsiTheme="minorEastAsia" w:eastAsiaTheme="minorEastAsia"/>
          </w:rPr>
          <w:delText>尾砂胶结充填体的物理力学性能</w:delText>
        </w:r>
      </w:del>
      <w:del w:id="107" w:author="Windows 用户" w:date="2020-05-22T23:27:00Z">
        <w:r>
          <w:rPr>
            <w:rFonts w:eastAsiaTheme="minorEastAsia"/>
            <w:lang w:val="fr-FR"/>
          </w:rPr>
          <w:delText>……………………………………………</w:delText>
        </w:r>
      </w:del>
      <w:del w:id="108" w:author="Windows 用户" w:date="2020-05-22T23:27:00Z">
        <w:r>
          <w:rPr>
            <w:rFonts w:eastAsiaTheme="minorEastAsia"/>
            <w:lang w:val="fr-FR"/>
          </w:rPr>
          <w:fldChar w:fldCharType="begin" w:fldLock="1"/>
        </w:r>
      </w:del>
      <w:del w:id="109" w:author="Windows 用户" w:date="2020-05-22T23:27:00Z">
        <w:r>
          <w:rPr>
            <w:rFonts w:eastAsiaTheme="minorEastAsia"/>
            <w:lang w:val="fr-FR"/>
          </w:rPr>
          <w:delInstrText xml:space="preserve"> PAGEREF _Toc422211203 \h </w:delInstrText>
        </w:r>
      </w:del>
      <w:del w:id="110" w:author="Windows 用户" w:date="2020-05-22T23:27:00Z">
        <w:r>
          <w:rPr>
            <w:rFonts w:eastAsiaTheme="minorEastAsia"/>
            <w:lang w:val="fr-FR"/>
          </w:rPr>
          <w:fldChar w:fldCharType="separate"/>
        </w:r>
      </w:del>
      <w:del w:id="111" w:author="Windows 用户" w:date="2020-05-22T23:27:00Z">
        <w:r>
          <w:rPr>
            <w:rFonts w:eastAsiaTheme="minorEastAsia"/>
            <w:lang w:val="fr-FR"/>
          </w:rPr>
          <w:delText>13</w:delText>
        </w:r>
      </w:del>
      <w:del w:id="112" w:author="Windows 用户" w:date="2020-05-22T23:27:00Z">
        <w:r>
          <w:rPr>
            <w:rFonts w:eastAsiaTheme="minorEastAsia"/>
            <w:lang w:val="fr-FR"/>
          </w:rPr>
          <w:fldChar w:fldCharType="end"/>
        </w:r>
      </w:del>
      <w:del w:id="113" w:author="Windows 用户" w:date="2020-05-22T23:27:00Z">
        <w:r>
          <w:rPr>
            <w:rFonts w:eastAsiaTheme="minorEastAsia"/>
            <w:lang w:val="fr-FR"/>
          </w:rPr>
          <w:fldChar w:fldCharType="end"/>
        </w:r>
      </w:del>
    </w:p>
    <w:p>
      <w:pPr>
        <w:pStyle w:val="8"/>
        <w:tabs>
          <w:tab w:val="right" w:leader="dot" w:pos="8296"/>
        </w:tabs>
        <w:ind w:left="0" w:leftChars="0"/>
        <w:jc w:val="center"/>
        <w:rPr>
          <w:del w:id="114" w:author="Windows 用户" w:date="2020-05-22T23:27:00Z"/>
          <w:rFonts w:eastAsiaTheme="minorEastAsia"/>
        </w:rPr>
      </w:pPr>
      <w:del w:id="115" w:author="Windows 用户" w:date="2020-05-22T23:27:00Z">
        <w:r>
          <w:rPr/>
          <w:fldChar w:fldCharType="begin"/>
        </w:r>
      </w:del>
      <w:del w:id="116" w:author="Windows 用户" w:date="2020-05-22T23:27:00Z">
        <w:r>
          <w:rPr/>
          <w:delInstrText xml:space="preserve"> HYPERLINK \l "_Toc422211204" </w:delInstrText>
        </w:r>
      </w:del>
      <w:del w:id="117" w:author="Windows 用户" w:date="2020-05-22T23:27:00Z">
        <w:r>
          <w:rPr/>
          <w:fldChar w:fldCharType="separate"/>
        </w:r>
      </w:del>
      <w:del w:id="118" w:author="Windows 用户" w:date="2020-05-22T23:27:00Z">
        <w:r>
          <w:rPr>
            <w:rFonts w:eastAsiaTheme="minorEastAsia"/>
            <w:lang w:val="fr-FR"/>
          </w:rPr>
          <w:delText xml:space="preserve">2.1.2 </w:delText>
        </w:r>
      </w:del>
      <w:del w:id="119" w:author="Windows 用户" w:date="2020-05-22T23:27:00Z">
        <w:r>
          <w:rPr>
            <w:rFonts w:asciiTheme="minorEastAsia" w:hAnsiTheme="minorEastAsia" w:eastAsiaTheme="minorEastAsia"/>
          </w:rPr>
          <w:delText>尾砂胶结充填体的胶凝机理</w:delText>
        </w:r>
      </w:del>
      <w:del w:id="120" w:author="Windows 用户" w:date="2020-05-22T23:27:00Z">
        <w:r>
          <w:rPr>
            <w:rFonts w:eastAsiaTheme="minorEastAsia"/>
            <w:lang w:val="fr-FR"/>
          </w:rPr>
          <w:delText>…………………………………………………</w:delText>
        </w:r>
      </w:del>
      <w:del w:id="121" w:author="Windows 用户" w:date="2020-05-22T23:27:00Z">
        <w:r>
          <w:rPr>
            <w:rFonts w:eastAsiaTheme="minorEastAsia"/>
            <w:lang w:val="fr-FR"/>
          </w:rPr>
          <w:fldChar w:fldCharType="begin" w:fldLock="1"/>
        </w:r>
      </w:del>
      <w:del w:id="122" w:author="Windows 用户" w:date="2020-05-22T23:27:00Z">
        <w:r>
          <w:rPr>
            <w:rFonts w:eastAsiaTheme="minorEastAsia"/>
            <w:lang w:val="fr-FR"/>
          </w:rPr>
          <w:delInstrText xml:space="preserve"> PAGEREF _Toc422211204 \h </w:delInstrText>
        </w:r>
      </w:del>
      <w:del w:id="123" w:author="Windows 用户" w:date="2020-05-22T23:27:00Z">
        <w:r>
          <w:rPr>
            <w:rFonts w:eastAsiaTheme="minorEastAsia"/>
            <w:lang w:val="fr-FR"/>
          </w:rPr>
          <w:fldChar w:fldCharType="separate"/>
        </w:r>
      </w:del>
      <w:del w:id="124" w:author="Windows 用户" w:date="2020-05-22T23:27:00Z">
        <w:r>
          <w:rPr>
            <w:rFonts w:eastAsiaTheme="minorEastAsia"/>
            <w:lang w:val="fr-FR"/>
          </w:rPr>
          <w:delText>15</w:delText>
        </w:r>
      </w:del>
      <w:del w:id="125" w:author="Windows 用户" w:date="2020-05-22T23:27:00Z">
        <w:r>
          <w:rPr>
            <w:rFonts w:eastAsiaTheme="minorEastAsia"/>
            <w:lang w:val="fr-FR"/>
          </w:rPr>
          <w:fldChar w:fldCharType="end"/>
        </w:r>
      </w:del>
      <w:del w:id="126" w:author="Windows 用户" w:date="2020-05-22T23:27:00Z">
        <w:r>
          <w:rPr>
            <w:rFonts w:eastAsiaTheme="minorEastAsia"/>
            <w:lang w:val="fr-FR"/>
          </w:rPr>
          <w:fldChar w:fldCharType="end"/>
        </w:r>
      </w:del>
    </w:p>
    <w:p>
      <w:pPr>
        <w:pStyle w:val="13"/>
        <w:rPr>
          <w:del w:id="127" w:author="Windows 用户" w:date="2020-05-22T23:27:00Z"/>
          <w:rFonts w:eastAsiaTheme="minorEastAsia"/>
        </w:rPr>
      </w:pPr>
      <w:del w:id="128" w:author="Windows 用户" w:date="2020-05-22T23:27:00Z">
        <w:r>
          <w:rPr/>
          <w:fldChar w:fldCharType="begin"/>
        </w:r>
      </w:del>
      <w:del w:id="129" w:author="Windows 用户" w:date="2020-05-22T23:27:00Z">
        <w:r>
          <w:rPr/>
          <w:delInstrText xml:space="preserve"> HYPERLINK \l "_Toc422211205" </w:delInstrText>
        </w:r>
      </w:del>
      <w:del w:id="130" w:author="Windows 用户" w:date="2020-05-22T23:27:00Z">
        <w:r>
          <w:rPr/>
          <w:fldChar w:fldCharType="separate"/>
        </w:r>
      </w:del>
      <w:del w:id="131" w:author="Windows 用户" w:date="2020-05-22T23:27:00Z">
        <w:r>
          <w:rPr>
            <w:rFonts w:eastAsiaTheme="minorEastAsia"/>
          </w:rPr>
          <w:delText>2.2尾砂胶结充填体的力学实验</w:delText>
        </w:r>
      </w:del>
      <w:del w:id="132" w:author="Windows 用户" w:date="2020-05-22T23:27:00Z">
        <w:r>
          <w:rPr>
            <w:rFonts w:eastAsiaTheme="minorEastAsia"/>
            <w:lang w:val="fr-FR"/>
          </w:rPr>
          <w:delText>………………………………………………........</w:delText>
        </w:r>
      </w:del>
      <w:del w:id="133" w:author="Windows 用户" w:date="2020-05-22T23:27:00Z">
        <w:r>
          <w:rPr>
            <w:rFonts w:eastAsiaTheme="minorEastAsia"/>
          </w:rPr>
          <w:fldChar w:fldCharType="begin" w:fldLock="1"/>
        </w:r>
      </w:del>
      <w:del w:id="134" w:author="Windows 用户" w:date="2020-05-22T23:27:00Z">
        <w:r>
          <w:rPr>
            <w:rFonts w:eastAsiaTheme="minorEastAsia"/>
          </w:rPr>
          <w:delInstrText xml:space="preserve"> PAGEREF _Toc422211205 \h </w:delInstrText>
        </w:r>
      </w:del>
      <w:del w:id="135" w:author="Windows 用户" w:date="2020-05-22T23:27:00Z">
        <w:r>
          <w:rPr>
            <w:rFonts w:eastAsiaTheme="minorEastAsia"/>
          </w:rPr>
          <w:fldChar w:fldCharType="separate"/>
        </w:r>
      </w:del>
      <w:del w:id="136" w:author="Windows 用户" w:date="2020-05-22T23:27:00Z">
        <w:r>
          <w:rPr>
            <w:rFonts w:eastAsiaTheme="minorEastAsia"/>
          </w:rPr>
          <w:delText>16</w:delText>
        </w:r>
      </w:del>
      <w:del w:id="137" w:author="Windows 用户" w:date="2020-05-22T23:27:00Z">
        <w:r>
          <w:rPr>
            <w:rFonts w:eastAsiaTheme="minorEastAsia"/>
          </w:rPr>
          <w:fldChar w:fldCharType="end"/>
        </w:r>
      </w:del>
      <w:del w:id="138" w:author="Windows 用户" w:date="2020-05-22T23:27:00Z">
        <w:r>
          <w:rPr>
            <w:rFonts w:eastAsiaTheme="minorEastAsia"/>
          </w:rPr>
          <w:fldChar w:fldCharType="end"/>
        </w:r>
      </w:del>
    </w:p>
    <w:p>
      <w:pPr>
        <w:pStyle w:val="8"/>
        <w:tabs>
          <w:tab w:val="right" w:leader="dot" w:pos="8296"/>
        </w:tabs>
        <w:ind w:left="0" w:leftChars="0"/>
        <w:jc w:val="center"/>
        <w:rPr>
          <w:del w:id="139" w:author="Windows 用户" w:date="2020-05-22T23:27:00Z"/>
          <w:rFonts w:eastAsiaTheme="minorEastAsia"/>
          <w:lang w:val="fr-FR"/>
        </w:rPr>
      </w:pPr>
      <w:del w:id="140" w:author="Windows 用户" w:date="2020-05-22T23:27:00Z">
        <w:r>
          <w:rPr/>
          <w:fldChar w:fldCharType="begin"/>
        </w:r>
      </w:del>
      <w:del w:id="141" w:author="Windows 用户" w:date="2020-05-22T23:27:00Z">
        <w:r>
          <w:rPr/>
          <w:delInstrText xml:space="preserve"> HYPERLINK \l "_Toc422211206" </w:delInstrText>
        </w:r>
      </w:del>
      <w:del w:id="142" w:author="Windows 用户" w:date="2020-05-22T23:27:00Z">
        <w:r>
          <w:rPr/>
          <w:fldChar w:fldCharType="separate"/>
        </w:r>
      </w:del>
      <w:del w:id="143" w:author="Windows 用户" w:date="2020-05-22T23:27:00Z">
        <w:r>
          <w:rPr>
            <w:rFonts w:eastAsiaTheme="minorEastAsia"/>
            <w:lang w:val="fr-FR"/>
          </w:rPr>
          <w:delText>2.2.1 尾砂物理力学参数测试………………………………………………………</w:delText>
        </w:r>
      </w:del>
      <w:del w:id="144" w:author="Windows 用户" w:date="2020-05-22T23:27:00Z">
        <w:r>
          <w:rPr>
            <w:rFonts w:eastAsiaTheme="minorEastAsia"/>
            <w:lang w:val="fr-FR"/>
          </w:rPr>
          <w:fldChar w:fldCharType="begin" w:fldLock="1"/>
        </w:r>
      </w:del>
      <w:del w:id="145" w:author="Windows 用户" w:date="2020-05-22T23:27:00Z">
        <w:r>
          <w:rPr>
            <w:rFonts w:eastAsiaTheme="minorEastAsia"/>
            <w:lang w:val="fr-FR"/>
          </w:rPr>
          <w:delInstrText xml:space="preserve"> PAGEREF _Toc422211206 \h </w:delInstrText>
        </w:r>
      </w:del>
      <w:del w:id="146" w:author="Windows 用户" w:date="2020-05-22T23:27:00Z">
        <w:r>
          <w:rPr>
            <w:rFonts w:eastAsiaTheme="minorEastAsia"/>
            <w:lang w:val="fr-FR"/>
          </w:rPr>
          <w:fldChar w:fldCharType="separate"/>
        </w:r>
      </w:del>
      <w:del w:id="147" w:author="Windows 用户" w:date="2020-05-22T23:27:00Z">
        <w:r>
          <w:rPr>
            <w:rFonts w:eastAsiaTheme="minorEastAsia"/>
            <w:lang w:val="fr-FR"/>
          </w:rPr>
          <w:delText>16</w:delText>
        </w:r>
      </w:del>
      <w:del w:id="148" w:author="Windows 用户" w:date="2020-05-22T23:27:00Z">
        <w:r>
          <w:rPr>
            <w:rFonts w:eastAsiaTheme="minorEastAsia"/>
            <w:lang w:val="fr-FR"/>
          </w:rPr>
          <w:fldChar w:fldCharType="end"/>
        </w:r>
      </w:del>
      <w:del w:id="149" w:author="Windows 用户" w:date="2020-05-22T23:27:00Z">
        <w:r>
          <w:rPr>
            <w:rFonts w:eastAsiaTheme="minorEastAsia"/>
            <w:lang w:val="fr-FR"/>
          </w:rPr>
          <w:fldChar w:fldCharType="end"/>
        </w:r>
      </w:del>
    </w:p>
    <w:p>
      <w:pPr>
        <w:pStyle w:val="8"/>
        <w:tabs>
          <w:tab w:val="right" w:leader="dot" w:pos="8296"/>
        </w:tabs>
        <w:ind w:left="0" w:leftChars="0"/>
        <w:jc w:val="center"/>
        <w:rPr>
          <w:del w:id="150" w:author="Windows 用户" w:date="2020-05-22T23:27:00Z"/>
          <w:rFonts w:eastAsiaTheme="minorEastAsia"/>
          <w:lang w:val="fr-FR"/>
        </w:rPr>
      </w:pPr>
      <w:del w:id="151" w:author="Windows 用户" w:date="2020-05-22T23:27:00Z">
        <w:r>
          <w:rPr/>
          <w:fldChar w:fldCharType="begin"/>
        </w:r>
      </w:del>
      <w:del w:id="152" w:author="Windows 用户" w:date="2020-05-22T23:27:00Z">
        <w:r>
          <w:rPr/>
          <w:delInstrText xml:space="preserve"> HYPERLINK \l "_Toc422211207" </w:delInstrText>
        </w:r>
      </w:del>
      <w:del w:id="153" w:author="Windows 用户" w:date="2020-05-22T23:27:00Z">
        <w:r>
          <w:rPr/>
          <w:fldChar w:fldCharType="separate"/>
        </w:r>
      </w:del>
      <w:del w:id="154" w:author="Windows 用户" w:date="2020-05-22T23:27:00Z">
        <w:r>
          <w:rPr>
            <w:rFonts w:eastAsiaTheme="minorEastAsia"/>
            <w:lang w:val="fr-FR"/>
          </w:rPr>
          <w:delText>2.2.2 尾砂胶结充填体力学实验……………………………………………………</w:delText>
        </w:r>
      </w:del>
      <w:del w:id="155" w:author="Windows 用户" w:date="2020-05-22T23:27:00Z">
        <w:r>
          <w:rPr>
            <w:rFonts w:eastAsiaTheme="minorEastAsia"/>
            <w:lang w:val="fr-FR"/>
          </w:rPr>
          <w:fldChar w:fldCharType="begin" w:fldLock="1"/>
        </w:r>
      </w:del>
      <w:del w:id="156" w:author="Windows 用户" w:date="2020-05-22T23:27:00Z">
        <w:r>
          <w:rPr>
            <w:rFonts w:eastAsiaTheme="minorEastAsia"/>
            <w:lang w:val="fr-FR"/>
          </w:rPr>
          <w:delInstrText xml:space="preserve"> PAGEREF _Toc422211207 \h </w:delInstrText>
        </w:r>
      </w:del>
      <w:del w:id="157" w:author="Windows 用户" w:date="2020-05-22T23:27:00Z">
        <w:r>
          <w:rPr>
            <w:rFonts w:eastAsiaTheme="minorEastAsia"/>
            <w:lang w:val="fr-FR"/>
          </w:rPr>
          <w:fldChar w:fldCharType="separate"/>
        </w:r>
      </w:del>
      <w:del w:id="158" w:author="Windows 用户" w:date="2020-05-22T23:27:00Z">
        <w:r>
          <w:rPr>
            <w:rFonts w:eastAsiaTheme="minorEastAsia"/>
            <w:lang w:val="fr-FR"/>
          </w:rPr>
          <w:delText>17</w:delText>
        </w:r>
      </w:del>
      <w:del w:id="159" w:author="Windows 用户" w:date="2020-05-22T23:27:00Z">
        <w:r>
          <w:rPr>
            <w:rFonts w:eastAsiaTheme="minorEastAsia"/>
            <w:lang w:val="fr-FR"/>
          </w:rPr>
          <w:fldChar w:fldCharType="end"/>
        </w:r>
      </w:del>
      <w:del w:id="160" w:author="Windows 用户" w:date="2020-05-22T23:27:00Z">
        <w:r>
          <w:rPr>
            <w:rFonts w:eastAsiaTheme="minorEastAsia"/>
            <w:lang w:val="fr-FR"/>
          </w:rPr>
          <w:fldChar w:fldCharType="end"/>
        </w:r>
      </w:del>
    </w:p>
    <w:p>
      <w:pPr>
        <w:pStyle w:val="13"/>
        <w:rPr>
          <w:del w:id="161" w:author="Windows 用户" w:date="2020-05-22T23:27:00Z"/>
          <w:rFonts w:eastAsiaTheme="minorEastAsia"/>
        </w:rPr>
      </w:pPr>
      <w:del w:id="162" w:author="Windows 用户" w:date="2020-05-22T23:27:00Z">
        <w:r>
          <w:rPr/>
          <w:fldChar w:fldCharType="begin"/>
        </w:r>
      </w:del>
      <w:del w:id="163" w:author="Windows 用户" w:date="2020-05-22T23:27:00Z">
        <w:r>
          <w:rPr/>
          <w:delInstrText xml:space="preserve"> HYPERLINK \l "_Toc422211208" </w:delInstrText>
        </w:r>
      </w:del>
      <w:del w:id="164" w:author="Windows 用户" w:date="2020-05-22T23:27:00Z">
        <w:r>
          <w:rPr/>
          <w:fldChar w:fldCharType="separate"/>
        </w:r>
      </w:del>
      <w:del w:id="165" w:author="Windows 用户" w:date="2020-05-22T23:27:00Z">
        <w:r>
          <w:rPr>
            <w:rFonts w:eastAsiaTheme="minorEastAsia"/>
          </w:rPr>
          <w:delText>2.3尾砂胶结充填体破坏规律分析</w:delText>
        </w:r>
      </w:del>
      <w:del w:id="166" w:author="Windows 用户" w:date="2020-05-22T23:27:00Z">
        <w:r>
          <w:rPr>
            <w:rFonts w:eastAsiaTheme="minorEastAsia"/>
            <w:lang w:val="fr-FR"/>
          </w:rPr>
          <w:delText>………………………………………………........</w:delText>
        </w:r>
      </w:del>
      <w:del w:id="167" w:author="Windows 用户" w:date="2020-05-22T23:27:00Z">
        <w:r>
          <w:rPr>
            <w:rFonts w:eastAsiaTheme="minorEastAsia"/>
          </w:rPr>
          <w:fldChar w:fldCharType="begin" w:fldLock="1"/>
        </w:r>
      </w:del>
      <w:del w:id="168" w:author="Windows 用户" w:date="2020-05-22T23:27:00Z">
        <w:r>
          <w:rPr>
            <w:rFonts w:eastAsiaTheme="minorEastAsia"/>
          </w:rPr>
          <w:delInstrText xml:space="preserve"> PAGEREF _Toc422211208 \h </w:delInstrText>
        </w:r>
      </w:del>
      <w:del w:id="169" w:author="Windows 用户" w:date="2020-05-22T23:27:00Z">
        <w:r>
          <w:rPr>
            <w:rFonts w:eastAsiaTheme="minorEastAsia"/>
          </w:rPr>
          <w:fldChar w:fldCharType="separate"/>
        </w:r>
      </w:del>
      <w:del w:id="170" w:author="Windows 用户" w:date="2020-05-22T23:27:00Z">
        <w:r>
          <w:rPr>
            <w:rFonts w:eastAsiaTheme="minorEastAsia"/>
          </w:rPr>
          <w:delText>19</w:delText>
        </w:r>
      </w:del>
      <w:del w:id="171" w:author="Windows 用户" w:date="2020-05-22T23:27:00Z">
        <w:r>
          <w:rPr>
            <w:rFonts w:eastAsiaTheme="minorEastAsia"/>
          </w:rPr>
          <w:fldChar w:fldCharType="end"/>
        </w:r>
      </w:del>
      <w:del w:id="172" w:author="Windows 用户" w:date="2020-05-22T23:27:00Z">
        <w:r>
          <w:rPr>
            <w:rFonts w:eastAsiaTheme="minorEastAsia"/>
          </w:rPr>
          <w:fldChar w:fldCharType="end"/>
        </w:r>
      </w:del>
    </w:p>
    <w:p>
      <w:pPr>
        <w:pStyle w:val="13"/>
        <w:rPr>
          <w:del w:id="173" w:author="Windows 用户" w:date="2020-05-22T23:27:00Z"/>
          <w:rFonts w:eastAsiaTheme="minorEastAsia"/>
        </w:rPr>
      </w:pPr>
      <w:del w:id="174" w:author="Windows 用户" w:date="2020-05-22T23:27:00Z">
        <w:r>
          <w:rPr/>
          <w:fldChar w:fldCharType="begin"/>
        </w:r>
      </w:del>
      <w:del w:id="175" w:author="Windows 用户" w:date="2020-05-22T23:27:00Z">
        <w:r>
          <w:rPr/>
          <w:delInstrText xml:space="preserve"> HYPERLINK \l "_Toc422211209" </w:delInstrText>
        </w:r>
      </w:del>
      <w:del w:id="176" w:author="Windows 用户" w:date="2020-05-22T23:27:00Z">
        <w:r>
          <w:rPr/>
          <w:fldChar w:fldCharType="separate"/>
        </w:r>
      </w:del>
      <w:del w:id="177" w:author="Windows 用户" w:date="2020-05-22T23:27:00Z">
        <w:r>
          <w:rPr>
            <w:rFonts w:eastAsiaTheme="minorEastAsia"/>
          </w:rPr>
          <w:delText>2.4本章小结</w:delText>
        </w:r>
      </w:del>
      <w:del w:id="178" w:author="Windows 用户" w:date="2020-05-22T23:27:00Z">
        <w:r>
          <w:rPr>
            <w:rFonts w:eastAsiaTheme="minorEastAsia"/>
            <w:lang w:val="fr-FR"/>
          </w:rPr>
          <w:delText>……………………………………………………………………........…</w:delText>
        </w:r>
      </w:del>
      <w:del w:id="179" w:author="Windows 用户" w:date="2020-05-22T23:27:00Z">
        <w:r>
          <w:rPr>
            <w:rFonts w:eastAsiaTheme="minorEastAsia"/>
          </w:rPr>
          <w:fldChar w:fldCharType="begin" w:fldLock="1"/>
        </w:r>
      </w:del>
      <w:del w:id="180" w:author="Windows 用户" w:date="2020-05-22T23:27:00Z">
        <w:r>
          <w:rPr>
            <w:rFonts w:eastAsiaTheme="minorEastAsia"/>
          </w:rPr>
          <w:delInstrText xml:space="preserve"> PAGEREF _Toc422211209 \h </w:delInstrText>
        </w:r>
      </w:del>
      <w:del w:id="181" w:author="Windows 用户" w:date="2020-05-22T23:27:00Z">
        <w:r>
          <w:rPr>
            <w:rFonts w:eastAsiaTheme="minorEastAsia"/>
          </w:rPr>
          <w:fldChar w:fldCharType="separate"/>
        </w:r>
      </w:del>
      <w:del w:id="182" w:author="Windows 用户" w:date="2020-05-22T23:27:00Z">
        <w:r>
          <w:rPr>
            <w:rFonts w:eastAsiaTheme="minorEastAsia"/>
          </w:rPr>
          <w:delText>20</w:delText>
        </w:r>
      </w:del>
      <w:del w:id="183" w:author="Windows 用户" w:date="2020-05-22T23:27:00Z">
        <w:r>
          <w:rPr>
            <w:rFonts w:eastAsiaTheme="minorEastAsia"/>
          </w:rPr>
          <w:fldChar w:fldCharType="end"/>
        </w:r>
      </w:del>
      <w:del w:id="184" w:author="Windows 用户" w:date="2020-05-22T23:27:00Z">
        <w:r>
          <w:rPr>
            <w:rFonts w:eastAsiaTheme="minorEastAsia"/>
          </w:rPr>
          <w:fldChar w:fldCharType="end"/>
        </w:r>
      </w:del>
    </w:p>
    <w:p>
      <w:pPr>
        <w:spacing w:line="360" w:lineRule="auto"/>
        <w:jc w:val="center"/>
        <w:rPr>
          <w:del w:id="185" w:author="Windows 用户" w:date="2020-05-22T23:27:00Z"/>
          <w:rFonts w:eastAsiaTheme="minorEastAsia"/>
        </w:rPr>
      </w:pPr>
      <w:del w:id="186" w:author="Windows 用户" w:date="2020-05-22T23:27:00Z">
        <w:r>
          <w:rPr>
            <w:rFonts w:eastAsiaTheme="minorEastAsia"/>
          </w:rPr>
          <w:delText xml:space="preserve">(各章的名称黑体4号，其余宋体小4，行间距为1.5倍) </w:delText>
        </w:r>
      </w:del>
    </w:p>
    <w:p>
      <w:pPr>
        <w:spacing w:line="360" w:lineRule="auto"/>
        <w:jc w:val="center"/>
        <w:rPr>
          <w:del w:id="187" w:author="Windows 用户" w:date="2020-05-22T23:27:00Z"/>
          <w:rFonts w:eastAsiaTheme="minorEastAsia"/>
          <w:b/>
        </w:rPr>
      </w:pPr>
      <w:del w:id="188" w:author="Windows 用户" w:date="2020-05-22T23:27:00Z">
        <w:r>
          <w:rPr>
            <w:rFonts w:eastAsiaTheme="minorEastAsia"/>
            <w:b/>
          </w:rPr>
          <w:delText>……</w:delText>
        </w:r>
      </w:del>
    </w:p>
    <w:p>
      <w:pPr>
        <w:spacing w:line="360" w:lineRule="auto"/>
        <w:rPr>
          <w:del w:id="189" w:author="Windows 用户" w:date="2020-05-22T23:27:00Z"/>
          <w:rFonts w:eastAsiaTheme="minorEastAsia"/>
        </w:rPr>
      </w:pPr>
      <w:del w:id="190" w:author="Windows 用户" w:date="2020-05-22T23:27:00Z">
        <w:r>
          <w:rPr>
            <w:rFonts w:ascii="黑体" w:hAnsi="黑体" w:eastAsia="黑体"/>
            <w:sz w:val="28"/>
            <w:szCs w:val="28"/>
          </w:rPr>
          <w:delText>结论</w:delText>
        </w:r>
      </w:del>
      <w:del w:id="191" w:author="Windows 用户" w:date="2020-05-22T23:27:00Z">
        <w:r>
          <w:rPr>
            <w:rFonts w:eastAsiaTheme="minorEastAsia"/>
          </w:rPr>
          <w:delText>……………………………………………………………………………………57</w:delText>
        </w:r>
      </w:del>
    </w:p>
    <w:p>
      <w:pPr>
        <w:spacing w:line="360" w:lineRule="auto"/>
        <w:rPr>
          <w:del w:id="192" w:author="Windows 用户" w:date="2020-05-22T23:27:00Z"/>
          <w:rFonts w:eastAsiaTheme="minorEastAsia"/>
          <w:b/>
        </w:rPr>
      </w:pPr>
      <w:del w:id="193" w:author="Windows 用户" w:date="2020-05-22T23:27:00Z">
        <w:r>
          <w:rPr>
            <w:rFonts w:ascii="黑体" w:hAnsi="黑体" w:eastAsia="黑体"/>
            <w:sz w:val="28"/>
            <w:szCs w:val="28"/>
          </w:rPr>
          <w:delText>参考文献</w:delText>
        </w:r>
      </w:del>
      <w:del w:id="194" w:author="Windows 用户" w:date="2020-05-22T23:27:00Z">
        <w:r>
          <w:rPr>
            <w:rFonts w:eastAsiaTheme="minorEastAsia"/>
            <w:lang w:val="fr-FR"/>
          </w:rPr>
          <w:delText>………………………………………………………………………………5</w:delText>
        </w:r>
      </w:del>
      <w:del w:id="195" w:author="Windows 用户" w:date="2020-05-22T23:27:00Z">
        <w:r>
          <w:rPr>
            <w:rFonts w:eastAsiaTheme="minorEastAsia"/>
          </w:rPr>
          <w:delText>9</w:delText>
        </w:r>
      </w:del>
    </w:p>
    <w:p>
      <w:pPr>
        <w:spacing w:line="360" w:lineRule="auto"/>
        <w:rPr>
          <w:del w:id="196" w:author="Windows 用户" w:date="2020-05-22T23:27:00Z"/>
          <w:rFonts w:eastAsiaTheme="minorEastAsia"/>
          <w:b/>
        </w:rPr>
      </w:pPr>
      <w:del w:id="197" w:author="Windows 用户" w:date="2020-05-22T23:27:00Z">
        <w:r>
          <w:rPr>
            <w:rFonts w:hint="eastAsia" w:ascii="黑体" w:hAnsi="黑体" w:eastAsia="黑体"/>
            <w:sz w:val="28"/>
            <w:szCs w:val="28"/>
          </w:rPr>
          <w:delText>附录</w:delText>
        </w:r>
      </w:del>
      <w:del w:id="198" w:author="Windows 用户" w:date="2020-05-22T23:27:00Z">
        <w:r>
          <w:rPr>
            <w:rFonts w:eastAsiaTheme="minorEastAsia"/>
            <w:lang w:val="fr-FR"/>
          </w:rPr>
          <w:delText>……………………………………………………………………………………6</w:delText>
        </w:r>
      </w:del>
      <w:del w:id="199" w:author="Windows 用户" w:date="2020-05-22T23:27:00Z">
        <w:r>
          <w:rPr>
            <w:rFonts w:eastAsiaTheme="minorEastAsia"/>
          </w:rPr>
          <w:delText>2</w:delText>
        </w:r>
      </w:del>
    </w:p>
    <w:p>
      <w:pPr>
        <w:pStyle w:val="12"/>
        <w:tabs>
          <w:tab w:val="right" w:leader="dot" w:pos="8777"/>
        </w:tabs>
        <w:spacing w:line="360" w:lineRule="auto"/>
        <w:rPr>
          <w:ins w:id="200" w:author="Windows 用户" w:date="2020-05-22T23:26:00Z"/>
          <w:rFonts w:ascii="Times New Roman" w:hAnsi="Times New Roman" w:cs="黑体" w:eastAsiaTheme="minorEastAsia"/>
          <w:kern w:val="2"/>
          <w:sz w:val="28"/>
          <w:szCs w:val="24"/>
          <w:lang w:val="en-US" w:eastAsia="zh-CN" w:bidi="ar-SA"/>
        </w:rPr>
      </w:pPr>
      <w:del w:id="201" w:author="Windows 用户" w:date="2020-05-22T23:27:00Z">
        <w:r>
          <w:rPr>
            <w:rFonts w:hint="eastAsia" w:ascii="黑体" w:hAnsi="黑体"/>
            <w:szCs w:val="28"/>
          </w:rPr>
          <w:delText>致谢</w:delText>
        </w:r>
      </w:del>
      <w:del w:id="202" w:author="Windows 用户" w:date="2020-05-22T23:27:00Z">
        <w:r>
          <w:rPr>
            <w:rFonts w:eastAsiaTheme="minorEastAsia"/>
            <w:sz w:val="24"/>
            <w:lang w:val="fr-FR"/>
          </w:rPr>
          <w:delText>……………………………………………………………………………………</w:delText>
        </w:r>
      </w:del>
      <w:del w:id="203" w:author="Windows 用户" w:date="2020-05-22T23:27:00Z">
        <w:r>
          <w:rPr>
            <w:rFonts w:eastAsiaTheme="minorEastAsia"/>
            <w:sz w:val="24"/>
          </w:rPr>
          <w:delText>72</w:delText>
        </w:r>
      </w:del>
      <w:ins w:id="204" w:author="Windows 用户" w:date="2020-05-22T23:26:00Z">
        <w:r>
          <w:rPr>
            <w:rFonts w:eastAsiaTheme="minorEastAsia"/>
          </w:rPr>
          <w:fldChar w:fldCharType="begin"/>
        </w:r>
      </w:ins>
      <w:ins w:id="205" w:author="Windows 用户" w:date="2020-05-22T23:26:00Z">
        <w:r>
          <w:rPr>
            <w:rFonts w:eastAsiaTheme="minorEastAsia"/>
          </w:rPr>
          <w:instrText xml:space="preserve"> TOC \o "1-3" \h \z \u </w:instrText>
        </w:r>
      </w:ins>
      <w:r>
        <w:rPr>
          <w:rFonts w:eastAsiaTheme="minorEastAsia"/>
        </w:rPr>
        <w:fldChar w:fldCharType="separate"/>
      </w:r>
    </w:p>
    <w:p>
      <w:pPr>
        <w:pStyle w:val="12"/>
        <w:tabs>
          <w:tab w:val="right" w:leader="dot" w:pos="8787"/>
        </w:tabs>
      </w:pPr>
      <w:r>
        <w:rPr>
          <w:rFonts w:eastAsiaTheme="minorEastAsia"/>
        </w:rPr>
        <w:fldChar w:fldCharType="begin"/>
      </w:r>
      <w:r>
        <w:rPr>
          <w:rFonts w:eastAsiaTheme="minorEastAsia"/>
        </w:rPr>
        <w:instrText xml:space="preserve"> HYPERLINK \l _Toc23259 </w:instrText>
      </w:r>
      <w:r>
        <w:rPr>
          <w:rFonts w:eastAsiaTheme="minorEastAsia"/>
        </w:rPr>
        <w:fldChar w:fldCharType="separate"/>
      </w:r>
      <w:r>
        <w:rPr>
          <w:rFonts w:hint="eastAsia" w:ascii="黑体" w:hAnsi="黑体" w:eastAsia="黑体"/>
          <w:szCs w:val="36"/>
        </w:rPr>
        <w:t>目</w:t>
      </w:r>
      <w:r>
        <w:rPr>
          <w:rFonts w:hint="eastAsia"/>
          <w:szCs w:val="36"/>
          <w:lang w:eastAsia="zh-CN"/>
        </w:rPr>
        <w:t xml:space="preserve">  </w:t>
      </w:r>
      <w:r>
        <w:rPr>
          <w:rFonts w:hint="eastAsia" w:ascii="黑体" w:hAnsi="黑体" w:eastAsia="黑体"/>
          <w:szCs w:val="36"/>
        </w:rPr>
        <w:t>录</w:t>
      </w:r>
      <w:r>
        <w:tab/>
      </w:r>
      <w:r>
        <w:fldChar w:fldCharType="begin"/>
      </w:r>
      <w:r>
        <w:instrText xml:space="preserve"> PAGEREF _Toc23259 </w:instrText>
      </w:r>
      <w:r>
        <w:fldChar w:fldCharType="separate"/>
      </w:r>
      <w:r>
        <w:t>I</w:t>
      </w:r>
      <w:r>
        <w:fldChar w:fldCharType="end"/>
      </w:r>
      <w:r>
        <w:rPr>
          <w:rFonts w:eastAsiaTheme="minorEastAsia"/>
        </w:rPr>
        <w:fldChar w:fldCharType="end"/>
      </w:r>
    </w:p>
    <w:p>
      <w:pPr>
        <w:pStyle w:val="12"/>
        <w:tabs>
          <w:tab w:val="right" w:leader="dot" w:pos="8787"/>
        </w:tabs>
      </w:pPr>
      <w:r>
        <w:rPr>
          <w:rFonts w:eastAsiaTheme="minorEastAsia"/>
        </w:rPr>
        <w:fldChar w:fldCharType="begin"/>
      </w:r>
      <w:r>
        <w:rPr>
          <w:rFonts w:eastAsiaTheme="minorEastAsia"/>
        </w:rPr>
        <w:instrText xml:space="preserve"> HYPERLINK \l _Toc28387 </w:instrText>
      </w:r>
      <w:r>
        <w:rPr>
          <w:rFonts w:eastAsiaTheme="minorEastAsia"/>
        </w:rPr>
        <w:fldChar w:fldCharType="separate"/>
      </w:r>
      <w:r>
        <w:rPr>
          <w:rFonts w:hint="eastAsia"/>
        </w:rPr>
        <w:t xml:space="preserve">1 </w:t>
      </w:r>
      <w:r>
        <w:rPr>
          <w:rFonts w:hint="eastAsia"/>
          <w:lang w:val="en-US" w:eastAsia="zh-CN"/>
        </w:rPr>
        <w:t>引言</w:t>
      </w:r>
      <w:r>
        <w:tab/>
      </w:r>
      <w:r>
        <w:fldChar w:fldCharType="begin"/>
      </w:r>
      <w:r>
        <w:instrText xml:space="preserve"> PAGEREF _Toc28387 </w:instrText>
      </w:r>
      <w:r>
        <w:fldChar w:fldCharType="separate"/>
      </w:r>
      <w:r>
        <w:t>1</w:t>
      </w:r>
      <w:r>
        <w:fldChar w:fldCharType="end"/>
      </w:r>
      <w:r>
        <w:rPr>
          <w:rFonts w:eastAsiaTheme="minorEastAsia"/>
        </w:rPr>
        <w:fldChar w:fldCharType="end"/>
      </w:r>
    </w:p>
    <w:p>
      <w:pPr>
        <w:pStyle w:val="13"/>
        <w:tabs>
          <w:tab w:val="right" w:leader="dot" w:pos="8787"/>
        </w:tabs>
      </w:pPr>
      <w:r>
        <w:rPr>
          <w:rFonts w:eastAsiaTheme="minorEastAsia"/>
        </w:rPr>
        <w:fldChar w:fldCharType="begin"/>
      </w:r>
      <w:r>
        <w:rPr>
          <w:rFonts w:eastAsiaTheme="minorEastAsia"/>
        </w:rPr>
        <w:instrText xml:space="preserve"> HYPERLINK \l _Toc12479 </w:instrText>
      </w:r>
      <w:r>
        <w:rPr>
          <w:rFonts w:eastAsiaTheme="minorEastAsia"/>
        </w:rPr>
        <w:fldChar w:fldCharType="separate"/>
      </w:r>
      <w:r>
        <w:rPr>
          <w:rFonts w:hint="eastAsia"/>
        </w:rPr>
        <w:t>1.</w:t>
      </w:r>
      <w:r>
        <w:rPr>
          <w:rFonts w:hint="eastAsia"/>
          <w:lang w:val="en-US" w:eastAsia="zh-CN"/>
        </w:rPr>
        <w:t>1</w:t>
      </w:r>
      <w:r>
        <w:rPr>
          <w:rFonts w:hint="eastAsia"/>
        </w:rPr>
        <w:t xml:space="preserve"> </w:t>
      </w:r>
      <w:r>
        <w:rPr>
          <w:rFonts w:hint="eastAsia"/>
          <w:lang w:val="en-US" w:eastAsia="zh-CN"/>
        </w:rPr>
        <w:t>研究背景和意义</w:t>
      </w:r>
      <w:r>
        <w:tab/>
      </w:r>
      <w:r>
        <w:fldChar w:fldCharType="begin"/>
      </w:r>
      <w:r>
        <w:instrText xml:space="preserve"> PAGEREF _Toc12479 </w:instrText>
      </w:r>
      <w:r>
        <w:fldChar w:fldCharType="separate"/>
      </w:r>
      <w:r>
        <w:t>1</w:t>
      </w:r>
      <w:r>
        <w:fldChar w:fldCharType="end"/>
      </w:r>
      <w:r>
        <w:rPr>
          <w:rFonts w:eastAsiaTheme="minorEastAsia"/>
        </w:rPr>
        <w:fldChar w:fldCharType="end"/>
      </w:r>
    </w:p>
    <w:p>
      <w:pPr>
        <w:pStyle w:val="13"/>
        <w:tabs>
          <w:tab w:val="right" w:leader="dot" w:pos="8787"/>
        </w:tabs>
      </w:pPr>
      <w:r>
        <w:rPr>
          <w:rFonts w:eastAsiaTheme="minorEastAsia"/>
        </w:rPr>
        <w:fldChar w:fldCharType="begin"/>
      </w:r>
      <w:r>
        <w:rPr>
          <w:rFonts w:eastAsiaTheme="minorEastAsia"/>
        </w:rPr>
        <w:instrText xml:space="preserve"> HYPERLINK \l _Toc26751 </w:instrText>
      </w:r>
      <w:r>
        <w:rPr>
          <w:rFonts w:eastAsiaTheme="minorEastAsia"/>
        </w:rPr>
        <w:fldChar w:fldCharType="separate"/>
      </w:r>
      <w:r>
        <w:rPr>
          <w:rFonts w:hint="eastAsia"/>
        </w:rPr>
        <w:t>1.</w:t>
      </w:r>
      <w:r>
        <w:rPr>
          <w:rFonts w:hint="eastAsia"/>
          <w:lang w:val="en-US" w:eastAsia="zh-CN"/>
        </w:rPr>
        <w:t>2</w:t>
      </w:r>
      <w:r>
        <w:rPr>
          <w:rFonts w:hint="eastAsia"/>
        </w:rPr>
        <w:t xml:space="preserve"> </w:t>
      </w:r>
      <w:r>
        <w:rPr>
          <w:rFonts w:hint="eastAsia"/>
          <w:lang w:val="en-US" w:eastAsia="zh-CN"/>
        </w:rPr>
        <w:t>本次大作业主要工作</w:t>
      </w:r>
      <w:r>
        <w:tab/>
      </w:r>
      <w:r>
        <w:fldChar w:fldCharType="begin"/>
      </w:r>
      <w:r>
        <w:instrText xml:space="preserve"> PAGEREF _Toc26751 </w:instrText>
      </w:r>
      <w:r>
        <w:fldChar w:fldCharType="separate"/>
      </w:r>
      <w:r>
        <w:t>1</w:t>
      </w:r>
      <w:r>
        <w:fldChar w:fldCharType="end"/>
      </w:r>
      <w:r>
        <w:rPr>
          <w:rFonts w:eastAsiaTheme="minorEastAsia"/>
        </w:rPr>
        <w:fldChar w:fldCharType="end"/>
      </w:r>
    </w:p>
    <w:p>
      <w:pPr>
        <w:pStyle w:val="13"/>
        <w:tabs>
          <w:tab w:val="right" w:leader="dot" w:pos="8787"/>
        </w:tabs>
      </w:pPr>
      <w:r>
        <w:rPr>
          <w:rFonts w:eastAsiaTheme="minorEastAsia"/>
        </w:rPr>
        <w:fldChar w:fldCharType="begin"/>
      </w:r>
      <w:r>
        <w:rPr>
          <w:rFonts w:eastAsiaTheme="minorEastAsia"/>
        </w:rPr>
        <w:instrText xml:space="preserve"> HYPERLINK \l _Toc9141 </w:instrText>
      </w:r>
      <w:r>
        <w:rPr>
          <w:rFonts w:eastAsiaTheme="minorEastAsia"/>
        </w:rPr>
        <w:fldChar w:fldCharType="separate"/>
      </w:r>
      <w:r>
        <w:rPr>
          <w:rFonts w:hint="eastAsia"/>
        </w:rPr>
        <w:t>1.</w:t>
      </w:r>
      <w:r>
        <w:rPr>
          <w:rFonts w:hint="eastAsia"/>
          <w:lang w:val="en-US" w:eastAsia="zh-CN"/>
        </w:rPr>
        <w:t>3</w:t>
      </w:r>
      <w:r>
        <w:rPr>
          <w:rFonts w:hint="eastAsia"/>
        </w:rPr>
        <w:t xml:space="preserve"> </w:t>
      </w:r>
      <w:r>
        <w:rPr>
          <w:rFonts w:hint="eastAsia"/>
          <w:lang w:val="en-US" w:eastAsia="zh-CN"/>
        </w:rPr>
        <w:t>本次大作业结构</w:t>
      </w:r>
      <w:r>
        <w:tab/>
      </w:r>
      <w:r>
        <w:fldChar w:fldCharType="begin"/>
      </w:r>
      <w:r>
        <w:instrText xml:space="preserve"> PAGEREF _Toc9141 </w:instrText>
      </w:r>
      <w:r>
        <w:fldChar w:fldCharType="separate"/>
      </w:r>
      <w:r>
        <w:t>2</w:t>
      </w:r>
      <w:r>
        <w:fldChar w:fldCharType="end"/>
      </w:r>
      <w:r>
        <w:rPr>
          <w:rFonts w:eastAsiaTheme="minorEastAsia"/>
        </w:rPr>
        <w:fldChar w:fldCharType="end"/>
      </w:r>
    </w:p>
    <w:p>
      <w:pPr>
        <w:pStyle w:val="12"/>
        <w:tabs>
          <w:tab w:val="right" w:leader="dot" w:pos="8787"/>
        </w:tabs>
      </w:pPr>
      <w:r>
        <w:rPr>
          <w:rFonts w:eastAsiaTheme="minorEastAsia"/>
        </w:rPr>
        <w:fldChar w:fldCharType="begin"/>
      </w:r>
      <w:r>
        <w:rPr>
          <w:rFonts w:eastAsiaTheme="minorEastAsia"/>
        </w:rPr>
        <w:instrText xml:space="preserve"> HYPERLINK \l _Toc31589 </w:instrText>
      </w:r>
      <w:r>
        <w:rPr>
          <w:rFonts w:eastAsiaTheme="minorEastAsia"/>
        </w:rPr>
        <w:fldChar w:fldCharType="separate"/>
      </w:r>
      <w:r>
        <w:rPr>
          <w:rFonts w:hint="eastAsia"/>
        </w:rPr>
        <w:t>2</w:t>
      </w:r>
      <w:r>
        <w:rPr>
          <w:rFonts w:hint="eastAsia"/>
          <w:lang w:val="en-US" w:eastAsia="zh-CN"/>
        </w:rPr>
        <w:t xml:space="preserve"> 相关理论技术</w:t>
      </w:r>
      <w:r>
        <w:tab/>
      </w:r>
      <w:r>
        <w:fldChar w:fldCharType="begin"/>
      </w:r>
      <w:r>
        <w:instrText xml:space="preserve"> PAGEREF _Toc31589 </w:instrText>
      </w:r>
      <w:r>
        <w:fldChar w:fldCharType="separate"/>
      </w:r>
      <w:r>
        <w:t>3</w:t>
      </w:r>
      <w:r>
        <w:fldChar w:fldCharType="end"/>
      </w:r>
      <w:r>
        <w:rPr>
          <w:rFonts w:eastAsiaTheme="minorEastAsia"/>
        </w:rPr>
        <w:fldChar w:fldCharType="end"/>
      </w:r>
    </w:p>
    <w:p>
      <w:pPr>
        <w:pStyle w:val="13"/>
        <w:tabs>
          <w:tab w:val="right" w:leader="dot" w:pos="8787"/>
        </w:tabs>
      </w:pPr>
      <w:r>
        <w:rPr>
          <w:rFonts w:eastAsiaTheme="minorEastAsia"/>
        </w:rPr>
        <w:fldChar w:fldCharType="begin"/>
      </w:r>
      <w:r>
        <w:rPr>
          <w:rFonts w:eastAsiaTheme="minorEastAsia"/>
        </w:rPr>
        <w:instrText xml:space="preserve"> HYPERLINK \l _Toc1614 </w:instrText>
      </w:r>
      <w:r>
        <w:rPr>
          <w:rFonts w:eastAsiaTheme="minorEastAsia"/>
        </w:rPr>
        <w:fldChar w:fldCharType="separate"/>
      </w:r>
      <w:r>
        <w:rPr>
          <w:rFonts w:hint="eastAsia"/>
          <w:lang w:val="en-US" w:eastAsia="zh-CN"/>
        </w:rPr>
        <w:t>2</w:t>
      </w:r>
      <w:r>
        <w:rPr>
          <w:rFonts w:hint="eastAsia"/>
        </w:rPr>
        <w:t xml:space="preserve">.1 </w:t>
      </w:r>
      <w:r>
        <w:rPr>
          <w:rFonts w:hint="eastAsia"/>
          <w:lang w:val="en-US" w:eastAsia="zh-CN"/>
        </w:rPr>
        <w:t>量化神经网络</w:t>
      </w:r>
      <w:r>
        <w:tab/>
      </w:r>
      <w:r>
        <w:fldChar w:fldCharType="begin"/>
      </w:r>
      <w:r>
        <w:instrText xml:space="preserve"> PAGEREF _Toc1614 </w:instrText>
      </w:r>
      <w:r>
        <w:fldChar w:fldCharType="separate"/>
      </w:r>
      <w:r>
        <w:t>3</w:t>
      </w:r>
      <w:r>
        <w:fldChar w:fldCharType="end"/>
      </w:r>
      <w:r>
        <w:rPr>
          <w:rFonts w:eastAsiaTheme="minorEastAsia"/>
        </w:rPr>
        <w:fldChar w:fldCharType="end"/>
      </w:r>
    </w:p>
    <w:p>
      <w:pPr>
        <w:pStyle w:val="13"/>
        <w:tabs>
          <w:tab w:val="right" w:leader="dot" w:pos="8787"/>
        </w:tabs>
      </w:pPr>
      <w:r>
        <w:rPr>
          <w:rFonts w:eastAsiaTheme="minorEastAsia"/>
        </w:rPr>
        <w:fldChar w:fldCharType="begin"/>
      </w:r>
      <w:r>
        <w:rPr>
          <w:rFonts w:eastAsiaTheme="minorEastAsia"/>
        </w:rPr>
        <w:instrText xml:space="preserve"> HYPERLINK \l _Toc26076 </w:instrText>
      </w:r>
      <w:r>
        <w:rPr>
          <w:rFonts w:eastAsiaTheme="minorEastAsia"/>
        </w:rPr>
        <w:fldChar w:fldCharType="separate"/>
      </w:r>
      <w:r>
        <w:rPr>
          <w:rFonts w:hint="eastAsia"/>
          <w:lang w:val="en-US" w:eastAsia="zh-CN"/>
        </w:rPr>
        <w:t>2</w:t>
      </w:r>
      <w:r>
        <w:rPr>
          <w:rFonts w:hint="eastAsia"/>
        </w:rPr>
        <w:t xml:space="preserve">.2 </w:t>
      </w:r>
      <w:r>
        <w:rPr>
          <w:rFonts w:hint="eastAsia"/>
          <w:lang w:val="en-US" w:eastAsia="zh-CN"/>
        </w:rPr>
        <w:t>Normalization</w:t>
      </w:r>
      <w:r>
        <w:tab/>
      </w:r>
      <w:r>
        <w:fldChar w:fldCharType="begin"/>
      </w:r>
      <w:r>
        <w:instrText xml:space="preserve"> PAGEREF _Toc26076 </w:instrText>
      </w:r>
      <w:r>
        <w:fldChar w:fldCharType="separate"/>
      </w:r>
      <w:r>
        <w:t>4</w:t>
      </w:r>
      <w:r>
        <w:fldChar w:fldCharType="end"/>
      </w:r>
      <w:r>
        <w:rPr>
          <w:rFonts w:eastAsiaTheme="minorEastAsia"/>
        </w:rPr>
        <w:fldChar w:fldCharType="end"/>
      </w:r>
    </w:p>
    <w:p>
      <w:pPr>
        <w:pStyle w:val="13"/>
        <w:tabs>
          <w:tab w:val="right" w:leader="dot" w:pos="8787"/>
        </w:tabs>
      </w:pPr>
      <w:r>
        <w:rPr>
          <w:rFonts w:eastAsiaTheme="minorEastAsia"/>
        </w:rPr>
        <w:fldChar w:fldCharType="begin"/>
      </w:r>
      <w:r>
        <w:rPr>
          <w:rFonts w:eastAsiaTheme="minorEastAsia"/>
        </w:rPr>
        <w:instrText xml:space="preserve"> HYPERLINK \l _Toc25544 </w:instrText>
      </w:r>
      <w:r>
        <w:rPr>
          <w:rFonts w:eastAsiaTheme="minorEastAsia"/>
        </w:rPr>
        <w:fldChar w:fldCharType="separate"/>
      </w:r>
      <w:r>
        <w:rPr>
          <w:rFonts w:hint="eastAsia"/>
          <w:lang w:val="en-US" w:eastAsia="zh-CN"/>
        </w:rPr>
        <w:t>2</w:t>
      </w:r>
      <w:r>
        <w:rPr>
          <w:rFonts w:hint="eastAsia"/>
        </w:rPr>
        <w:t>.</w:t>
      </w:r>
      <w:r>
        <w:rPr>
          <w:rFonts w:hint="eastAsia"/>
          <w:lang w:val="en-US" w:eastAsia="zh-CN"/>
        </w:rPr>
        <w:t>3</w:t>
      </w:r>
      <w:r>
        <w:rPr>
          <w:rFonts w:hint="eastAsia"/>
        </w:rPr>
        <w:t xml:space="preserve"> </w:t>
      </w:r>
      <w:r>
        <w:rPr>
          <w:rFonts w:hint="eastAsia"/>
          <w:lang w:val="en-US" w:eastAsia="zh-CN"/>
        </w:rPr>
        <w:t>语言模型</w:t>
      </w:r>
      <w:r>
        <w:tab/>
      </w:r>
      <w:r>
        <w:fldChar w:fldCharType="begin"/>
      </w:r>
      <w:r>
        <w:instrText xml:space="preserve"> PAGEREF _Toc25544 </w:instrText>
      </w:r>
      <w:r>
        <w:fldChar w:fldCharType="separate"/>
      </w:r>
      <w:r>
        <w:t>5</w:t>
      </w:r>
      <w:r>
        <w:fldChar w:fldCharType="end"/>
      </w:r>
      <w:r>
        <w:rPr>
          <w:rFonts w:eastAsiaTheme="minorEastAsia"/>
        </w:rPr>
        <w:fldChar w:fldCharType="end"/>
      </w:r>
    </w:p>
    <w:p>
      <w:pPr>
        <w:pStyle w:val="8"/>
        <w:tabs>
          <w:tab w:val="right" w:leader="dot" w:pos="8787"/>
        </w:tabs>
      </w:pPr>
      <w:r>
        <w:rPr>
          <w:rFonts w:eastAsiaTheme="minorEastAsia"/>
        </w:rPr>
        <w:fldChar w:fldCharType="begin"/>
      </w:r>
      <w:r>
        <w:rPr>
          <w:rFonts w:eastAsiaTheme="minorEastAsia"/>
        </w:rPr>
        <w:instrText xml:space="preserve"> HYPERLINK \l _Toc31728 </w:instrText>
      </w:r>
      <w:r>
        <w:rPr>
          <w:rFonts w:eastAsiaTheme="minorEastAsia"/>
        </w:rPr>
        <w:fldChar w:fldCharType="separate"/>
      </w:r>
      <w:r>
        <w:rPr>
          <w:rFonts w:hint="eastAsia"/>
          <w:lang w:val="en-US" w:eastAsia="zh-CN"/>
        </w:rPr>
        <w:t>2</w:t>
      </w:r>
      <w:r>
        <w:rPr>
          <w:rFonts w:hint="eastAsia"/>
        </w:rPr>
        <w:t xml:space="preserve">.3.1 </w:t>
      </w:r>
      <w:r>
        <w:rPr>
          <w:rFonts w:hint="eastAsia"/>
          <w:lang w:val="en-US" w:eastAsia="zh-CN"/>
        </w:rPr>
        <w:t>定义</w:t>
      </w:r>
      <w:r>
        <w:tab/>
      </w:r>
      <w:r>
        <w:fldChar w:fldCharType="begin"/>
      </w:r>
      <w:r>
        <w:instrText xml:space="preserve"> PAGEREF _Toc31728 </w:instrText>
      </w:r>
      <w:r>
        <w:fldChar w:fldCharType="separate"/>
      </w:r>
      <w:r>
        <w:t>5</w:t>
      </w:r>
      <w:r>
        <w:fldChar w:fldCharType="end"/>
      </w:r>
      <w:r>
        <w:rPr>
          <w:rFonts w:eastAsiaTheme="minorEastAsia"/>
        </w:rPr>
        <w:fldChar w:fldCharType="end"/>
      </w:r>
    </w:p>
    <w:p>
      <w:pPr>
        <w:pStyle w:val="8"/>
        <w:tabs>
          <w:tab w:val="right" w:leader="dot" w:pos="8787"/>
        </w:tabs>
      </w:pPr>
      <w:r>
        <w:rPr>
          <w:rFonts w:eastAsiaTheme="minorEastAsia"/>
        </w:rPr>
        <w:fldChar w:fldCharType="begin"/>
      </w:r>
      <w:r>
        <w:rPr>
          <w:rFonts w:eastAsiaTheme="minorEastAsia"/>
        </w:rPr>
        <w:instrText xml:space="preserve"> HYPERLINK \l _Toc1694 </w:instrText>
      </w:r>
      <w:r>
        <w:rPr>
          <w:rFonts w:eastAsiaTheme="minorEastAsia"/>
        </w:rPr>
        <w:fldChar w:fldCharType="separate"/>
      </w:r>
      <w:r>
        <w:rPr>
          <w:rFonts w:hint="eastAsia"/>
          <w:lang w:val="en-US" w:eastAsia="zh-CN"/>
        </w:rPr>
        <w:t>2</w:t>
      </w:r>
      <w:r>
        <w:rPr>
          <w:rFonts w:hint="eastAsia"/>
        </w:rPr>
        <w:t xml:space="preserve">.3.2 </w:t>
      </w:r>
      <w:r>
        <w:rPr>
          <w:rFonts w:hint="eastAsia"/>
          <w:lang w:val="en-US" w:eastAsia="zh-CN"/>
        </w:rPr>
        <w:t>评价标准</w:t>
      </w:r>
      <w:r>
        <w:tab/>
      </w:r>
      <w:r>
        <w:fldChar w:fldCharType="begin"/>
      </w:r>
      <w:r>
        <w:instrText xml:space="preserve"> PAGEREF _Toc1694 </w:instrText>
      </w:r>
      <w:r>
        <w:fldChar w:fldCharType="separate"/>
      </w:r>
      <w:r>
        <w:t>6</w:t>
      </w:r>
      <w:r>
        <w:fldChar w:fldCharType="end"/>
      </w:r>
      <w:r>
        <w:rPr>
          <w:rFonts w:eastAsiaTheme="minorEastAsia"/>
        </w:rPr>
        <w:fldChar w:fldCharType="end"/>
      </w:r>
    </w:p>
    <w:p>
      <w:pPr>
        <w:pStyle w:val="13"/>
        <w:tabs>
          <w:tab w:val="right" w:leader="dot" w:pos="8787"/>
        </w:tabs>
      </w:pPr>
      <w:r>
        <w:rPr>
          <w:rFonts w:eastAsiaTheme="minorEastAsia"/>
        </w:rPr>
        <w:fldChar w:fldCharType="begin"/>
      </w:r>
      <w:r>
        <w:rPr>
          <w:rFonts w:eastAsiaTheme="minorEastAsia"/>
        </w:rPr>
        <w:instrText xml:space="preserve"> HYPERLINK \l _Toc4687 </w:instrText>
      </w:r>
      <w:r>
        <w:rPr>
          <w:rFonts w:eastAsiaTheme="minorEastAsia"/>
        </w:rPr>
        <w:fldChar w:fldCharType="separate"/>
      </w:r>
      <w:r>
        <w:rPr>
          <w:rFonts w:hint="eastAsia"/>
          <w:lang w:val="en-US" w:eastAsia="zh-CN"/>
        </w:rPr>
        <w:t>2</w:t>
      </w:r>
      <w:r>
        <w:rPr>
          <w:rFonts w:hint="eastAsia"/>
        </w:rPr>
        <w:t>.</w:t>
      </w:r>
      <w:r>
        <w:rPr>
          <w:rFonts w:hint="eastAsia"/>
          <w:lang w:val="en-US" w:eastAsia="zh-CN"/>
        </w:rPr>
        <w:t>4</w:t>
      </w:r>
      <w:r>
        <w:rPr>
          <w:rFonts w:hint="eastAsia"/>
        </w:rPr>
        <w:t xml:space="preserve"> </w:t>
      </w:r>
      <w:r>
        <w:rPr>
          <w:rFonts w:hint="eastAsia"/>
          <w:lang w:val="en-US" w:eastAsia="zh-CN"/>
        </w:rPr>
        <w:t>Vivado</w:t>
      </w:r>
      <w:r>
        <w:rPr>
          <w:rFonts w:hint="default" w:ascii="Times New Roman" w:hAnsi="Times New Roman" w:cs="Times New Roman"/>
          <w:szCs w:val="24"/>
          <w:lang w:val="en-US" w:eastAsia="zh-CN"/>
        </w:rPr>
        <w:t xml:space="preserve"> </w:t>
      </w:r>
      <w:r>
        <w:rPr>
          <w:rFonts w:hint="eastAsia" w:cs="Times New Roman"/>
          <w:szCs w:val="24"/>
          <w:lang w:val="en-US" w:eastAsia="zh-CN"/>
        </w:rPr>
        <w:t>HLS</w:t>
      </w:r>
      <w:r>
        <w:tab/>
      </w:r>
      <w:r>
        <w:fldChar w:fldCharType="begin"/>
      </w:r>
      <w:r>
        <w:instrText xml:space="preserve"> PAGEREF _Toc4687 </w:instrText>
      </w:r>
      <w:r>
        <w:fldChar w:fldCharType="separate"/>
      </w:r>
      <w:r>
        <w:t>6</w:t>
      </w:r>
      <w:r>
        <w:fldChar w:fldCharType="end"/>
      </w:r>
      <w:r>
        <w:rPr>
          <w:rFonts w:eastAsiaTheme="minorEastAsia"/>
        </w:rPr>
        <w:fldChar w:fldCharType="end"/>
      </w:r>
    </w:p>
    <w:p>
      <w:pPr>
        <w:pStyle w:val="8"/>
        <w:tabs>
          <w:tab w:val="right" w:leader="dot" w:pos="8787"/>
        </w:tabs>
      </w:pPr>
      <w:r>
        <w:rPr>
          <w:rFonts w:eastAsiaTheme="minorEastAsia"/>
        </w:rPr>
        <w:fldChar w:fldCharType="begin"/>
      </w:r>
      <w:r>
        <w:rPr>
          <w:rFonts w:eastAsiaTheme="minorEastAsia"/>
        </w:rPr>
        <w:instrText xml:space="preserve"> HYPERLINK \l _Toc15488 </w:instrText>
      </w:r>
      <w:r>
        <w:rPr>
          <w:rFonts w:eastAsiaTheme="minorEastAsia"/>
        </w:rPr>
        <w:fldChar w:fldCharType="separate"/>
      </w:r>
      <w:r>
        <w:rPr>
          <w:rFonts w:hint="eastAsia"/>
          <w:lang w:val="en-US" w:eastAsia="zh-CN"/>
        </w:rPr>
        <w:t>2</w:t>
      </w:r>
      <w:r>
        <w:rPr>
          <w:rFonts w:hint="eastAsia"/>
        </w:rPr>
        <w:t>.</w:t>
      </w:r>
      <w:r>
        <w:rPr>
          <w:rFonts w:hint="eastAsia"/>
          <w:lang w:val="en-US" w:eastAsia="zh-CN"/>
        </w:rPr>
        <w:t>4</w:t>
      </w:r>
      <w:r>
        <w:rPr>
          <w:rFonts w:hint="eastAsia"/>
        </w:rPr>
        <w:t>.</w:t>
      </w:r>
      <w:r>
        <w:rPr>
          <w:rFonts w:hint="eastAsia"/>
          <w:lang w:val="en-US" w:eastAsia="zh-CN"/>
        </w:rPr>
        <w:t>1</w:t>
      </w:r>
      <w:r>
        <w:rPr>
          <w:rFonts w:hint="eastAsia"/>
        </w:rPr>
        <w:t xml:space="preserve"> </w:t>
      </w:r>
      <w:r>
        <w:rPr>
          <w:rFonts w:hint="default"/>
          <w:lang w:val="en-US" w:eastAsia="zh-CN"/>
        </w:rPr>
        <w:t>高层次综合</w:t>
      </w:r>
      <w:r>
        <w:rPr>
          <w:rFonts w:hint="eastAsia"/>
          <w:lang w:val="en-US" w:eastAsia="zh-CN"/>
        </w:rPr>
        <w:t>HLS</w:t>
      </w:r>
      <w:r>
        <w:tab/>
      </w:r>
      <w:r>
        <w:fldChar w:fldCharType="begin"/>
      </w:r>
      <w:r>
        <w:instrText xml:space="preserve"> PAGEREF _Toc15488 </w:instrText>
      </w:r>
      <w:r>
        <w:fldChar w:fldCharType="separate"/>
      </w:r>
      <w:r>
        <w:t>6</w:t>
      </w:r>
      <w:r>
        <w:fldChar w:fldCharType="end"/>
      </w:r>
      <w:r>
        <w:rPr>
          <w:rFonts w:eastAsiaTheme="minorEastAsia"/>
        </w:rPr>
        <w:fldChar w:fldCharType="end"/>
      </w:r>
    </w:p>
    <w:p>
      <w:pPr>
        <w:pStyle w:val="8"/>
        <w:tabs>
          <w:tab w:val="right" w:leader="dot" w:pos="8787"/>
        </w:tabs>
      </w:pPr>
      <w:r>
        <w:rPr>
          <w:rFonts w:eastAsiaTheme="minorEastAsia"/>
        </w:rPr>
        <w:fldChar w:fldCharType="begin"/>
      </w:r>
      <w:r>
        <w:rPr>
          <w:rFonts w:eastAsiaTheme="minorEastAsia"/>
        </w:rPr>
        <w:instrText xml:space="preserve"> HYPERLINK \l _Toc9424 </w:instrText>
      </w:r>
      <w:r>
        <w:rPr>
          <w:rFonts w:eastAsiaTheme="minorEastAsia"/>
        </w:rPr>
        <w:fldChar w:fldCharType="separate"/>
      </w:r>
      <w:r>
        <w:rPr>
          <w:rFonts w:hint="eastAsia"/>
          <w:lang w:val="en-US" w:eastAsia="zh-CN"/>
        </w:rPr>
        <w:t>2</w:t>
      </w:r>
      <w:r>
        <w:rPr>
          <w:rFonts w:hint="eastAsia"/>
        </w:rPr>
        <w:t>.</w:t>
      </w:r>
      <w:r>
        <w:rPr>
          <w:rFonts w:hint="eastAsia"/>
          <w:lang w:val="en-US" w:eastAsia="zh-CN"/>
        </w:rPr>
        <w:t>4</w:t>
      </w:r>
      <w:r>
        <w:rPr>
          <w:rFonts w:hint="eastAsia"/>
        </w:rPr>
        <w:t xml:space="preserve">.2 </w:t>
      </w:r>
      <w:r>
        <w:rPr>
          <w:rFonts w:hint="eastAsia"/>
          <w:lang w:val="en-US" w:eastAsia="zh-CN"/>
        </w:rPr>
        <w:t>逻辑综合与布局布线</w:t>
      </w:r>
      <w:r>
        <w:tab/>
      </w:r>
      <w:r>
        <w:fldChar w:fldCharType="begin"/>
      </w:r>
      <w:r>
        <w:instrText xml:space="preserve"> PAGEREF _Toc9424 </w:instrText>
      </w:r>
      <w:r>
        <w:fldChar w:fldCharType="separate"/>
      </w:r>
      <w:r>
        <w:t>7</w:t>
      </w:r>
      <w:r>
        <w:fldChar w:fldCharType="end"/>
      </w:r>
      <w:r>
        <w:rPr>
          <w:rFonts w:eastAsiaTheme="minorEastAsia"/>
        </w:rPr>
        <w:fldChar w:fldCharType="end"/>
      </w:r>
    </w:p>
    <w:p>
      <w:pPr>
        <w:pStyle w:val="12"/>
        <w:tabs>
          <w:tab w:val="right" w:leader="dot" w:pos="8787"/>
        </w:tabs>
      </w:pPr>
      <w:r>
        <w:rPr>
          <w:rFonts w:eastAsiaTheme="minorEastAsia"/>
        </w:rPr>
        <w:fldChar w:fldCharType="begin"/>
      </w:r>
      <w:r>
        <w:rPr>
          <w:rFonts w:eastAsiaTheme="minorEastAsia"/>
        </w:rPr>
        <w:instrText xml:space="preserve"> HYPERLINK \l _Toc2853 </w:instrText>
      </w:r>
      <w:r>
        <w:rPr>
          <w:rFonts w:eastAsiaTheme="minorEastAsia"/>
        </w:rPr>
        <w:fldChar w:fldCharType="separate"/>
      </w:r>
      <w:r>
        <w:rPr>
          <w:rFonts w:hint="eastAsia"/>
          <w:lang w:val="en-US" w:eastAsia="zh-CN"/>
        </w:rPr>
        <w:t>3 加速器结构</w:t>
      </w:r>
      <w:r>
        <w:tab/>
      </w:r>
      <w:r>
        <w:fldChar w:fldCharType="begin"/>
      </w:r>
      <w:r>
        <w:instrText xml:space="preserve"> PAGEREF _Toc2853 </w:instrText>
      </w:r>
      <w:r>
        <w:fldChar w:fldCharType="separate"/>
      </w:r>
      <w:r>
        <w:t>8</w:t>
      </w:r>
      <w:r>
        <w:fldChar w:fldCharType="end"/>
      </w:r>
      <w:r>
        <w:rPr>
          <w:rFonts w:eastAsiaTheme="minorEastAsia"/>
        </w:rPr>
        <w:fldChar w:fldCharType="end"/>
      </w:r>
    </w:p>
    <w:p>
      <w:pPr>
        <w:pStyle w:val="13"/>
        <w:tabs>
          <w:tab w:val="right" w:leader="dot" w:pos="8787"/>
        </w:tabs>
      </w:pPr>
      <w:r>
        <w:rPr>
          <w:rFonts w:eastAsiaTheme="minorEastAsia"/>
        </w:rPr>
        <w:fldChar w:fldCharType="begin"/>
      </w:r>
      <w:r>
        <w:rPr>
          <w:rFonts w:eastAsiaTheme="minorEastAsia"/>
        </w:rPr>
        <w:instrText xml:space="preserve"> HYPERLINK \l _Toc16012 </w:instrText>
      </w:r>
      <w:r>
        <w:rPr>
          <w:rFonts w:eastAsiaTheme="minorEastAsia"/>
        </w:rPr>
        <w:fldChar w:fldCharType="separate"/>
      </w:r>
      <w:r>
        <w:rPr>
          <w:rFonts w:hint="eastAsia"/>
          <w:lang w:val="en-US" w:eastAsia="zh-CN"/>
        </w:rPr>
        <w:t>3</w:t>
      </w:r>
      <w:r>
        <w:rPr>
          <w:rFonts w:hint="eastAsia"/>
        </w:rPr>
        <w:t>.</w:t>
      </w:r>
      <w:r>
        <w:rPr>
          <w:rFonts w:hint="eastAsia"/>
          <w:lang w:val="en-US" w:eastAsia="zh-CN"/>
        </w:rPr>
        <w:t>1</w:t>
      </w:r>
      <w:r>
        <w:rPr>
          <w:rFonts w:hint="eastAsia"/>
        </w:rPr>
        <w:t xml:space="preserve"> </w:t>
      </w:r>
      <w:r>
        <w:rPr>
          <w:rFonts w:hint="eastAsia"/>
          <w:lang w:val="en-US" w:eastAsia="zh-CN"/>
        </w:rPr>
        <w:t>整体结构</w:t>
      </w:r>
      <w:r>
        <w:tab/>
      </w:r>
      <w:r>
        <w:fldChar w:fldCharType="begin"/>
      </w:r>
      <w:r>
        <w:instrText xml:space="preserve"> PAGEREF _Toc16012 </w:instrText>
      </w:r>
      <w:r>
        <w:fldChar w:fldCharType="separate"/>
      </w:r>
      <w:r>
        <w:t>8</w:t>
      </w:r>
      <w:r>
        <w:fldChar w:fldCharType="end"/>
      </w:r>
      <w:r>
        <w:rPr>
          <w:rFonts w:eastAsiaTheme="minorEastAsia"/>
        </w:rPr>
        <w:fldChar w:fldCharType="end"/>
      </w:r>
    </w:p>
    <w:p>
      <w:pPr>
        <w:pStyle w:val="8"/>
        <w:tabs>
          <w:tab w:val="right" w:leader="dot" w:pos="8787"/>
        </w:tabs>
      </w:pPr>
      <w:r>
        <w:rPr>
          <w:rFonts w:eastAsiaTheme="minorEastAsia"/>
        </w:rPr>
        <w:fldChar w:fldCharType="begin"/>
      </w:r>
      <w:r>
        <w:rPr>
          <w:rFonts w:eastAsiaTheme="minorEastAsia"/>
        </w:rPr>
        <w:instrText xml:space="preserve"> HYPERLINK \l _Toc25747 </w:instrText>
      </w:r>
      <w:r>
        <w:rPr>
          <w:rFonts w:eastAsiaTheme="minorEastAsia"/>
        </w:rPr>
        <w:fldChar w:fldCharType="separate"/>
      </w:r>
      <w:r>
        <w:rPr>
          <w:rFonts w:hint="eastAsia"/>
          <w:lang w:val="en-US" w:eastAsia="zh-CN"/>
        </w:rPr>
        <w:t>3</w:t>
      </w:r>
      <w:r>
        <w:rPr>
          <w:rFonts w:hint="eastAsia"/>
        </w:rPr>
        <w:t>.</w:t>
      </w:r>
      <w:r>
        <w:rPr>
          <w:rFonts w:hint="eastAsia"/>
          <w:lang w:val="en-US" w:eastAsia="zh-CN"/>
        </w:rPr>
        <w:t>1</w:t>
      </w:r>
      <w:r>
        <w:rPr>
          <w:rFonts w:hint="eastAsia"/>
        </w:rPr>
        <w:t>.</w:t>
      </w:r>
      <w:r>
        <w:rPr>
          <w:rFonts w:hint="eastAsia"/>
          <w:lang w:val="en-US" w:eastAsia="zh-CN"/>
        </w:rPr>
        <w:t>1</w:t>
      </w:r>
      <w:r>
        <w:rPr>
          <w:rFonts w:hint="eastAsia"/>
        </w:rPr>
        <w:t xml:space="preserve"> </w:t>
      </w:r>
      <w:r>
        <w:rPr>
          <w:rFonts w:hint="default"/>
          <w:lang w:val="en-US" w:eastAsia="zh-CN"/>
        </w:rPr>
        <w:t>处理单元（</w:t>
      </w:r>
      <w:r>
        <w:rPr>
          <w:rFonts w:hint="eastAsia"/>
          <w:lang w:val="en-US" w:eastAsia="zh-CN"/>
        </w:rPr>
        <w:t>P</w:t>
      </w:r>
      <w:r>
        <w:rPr>
          <w:rFonts w:hint="default"/>
          <w:lang w:val="en-US" w:eastAsia="zh-CN"/>
        </w:rPr>
        <w:t xml:space="preserve">rocessing </w:t>
      </w:r>
      <w:r>
        <w:rPr>
          <w:rFonts w:hint="eastAsia"/>
          <w:lang w:val="en-US" w:eastAsia="zh-CN"/>
        </w:rPr>
        <w:t>E</w:t>
      </w:r>
      <w:r>
        <w:rPr>
          <w:rFonts w:hint="default"/>
          <w:lang w:val="en-US" w:eastAsia="zh-CN"/>
        </w:rPr>
        <w:t>lement）</w:t>
      </w:r>
      <w:r>
        <w:tab/>
      </w:r>
      <w:r>
        <w:fldChar w:fldCharType="begin"/>
      </w:r>
      <w:r>
        <w:instrText xml:space="preserve"> PAGEREF _Toc25747 </w:instrText>
      </w:r>
      <w:r>
        <w:fldChar w:fldCharType="separate"/>
      </w:r>
      <w:r>
        <w:t>8</w:t>
      </w:r>
      <w:r>
        <w:fldChar w:fldCharType="end"/>
      </w:r>
      <w:r>
        <w:rPr>
          <w:rFonts w:eastAsiaTheme="minorEastAsia"/>
        </w:rPr>
        <w:fldChar w:fldCharType="end"/>
      </w:r>
    </w:p>
    <w:p>
      <w:pPr>
        <w:pStyle w:val="8"/>
        <w:tabs>
          <w:tab w:val="right" w:leader="dot" w:pos="8787"/>
        </w:tabs>
      </w:pPr>
      <w:r>
        <w:rPr>
          <w:rFonts w:eastAsiaTheme="minorEastAsia"/>
        </w:rPr>
        <w:fldChar w:fldCharType="begin"/>
      </w:r>
      <w:r>
        <w:rPr>
          <w:rFonts w:eastAsiaTheme="minorEastAsia"/>
        </w:rPr>
        <w:instrText xml:space="preserve"> HYPERLINK \l _Toc7895 </w:instrText>
      </w:r>
      <w:r>
        <w:rPr>
          <w:rFonts w:eastAsiaTheme="minorEastAsia"/>
        </w:rPr>
        <w:fldChar w:fldCharType="separate"/>
      </w:r>
      <w:r>
        <w:rPr>
          <w:rFonts w:hint="default" w:ascii="Times New Roman" w:hAnsi="Times New Roman" w:cs="Times New Roman"/>
          <w:szCs w:val="24"/>
          <w:lang w:val="en-US" w:eastAsia="zh-CN"/>
        </w:rPr>
        <w:t>3.1.2</w:t>
      </w:r>
      <w:r>
        <w:rPr>
          <w:rFonts w:hint="eastAsia" w:cs="Times New Roman"/>
          <w:szCs w:val="24"/>
          <w:lang w:val="en-US" w:eastAsia="zh-CN"/>
        </w:rPr>
        <w:t xml:space="preserve"> </w:t>
      </w:r>
      <w:r>
        <w:rPr>
          <w:rFonts w:hint="default" w:ascii="Times New Roman" w:hAnsi="Times New Roman" w:cs="Times New Roman"/>
          <w:szCs w:val="24"/>
          <w:lang w:val="en-US" w:eastAsia="zh-CN"/>
        </w:rPr>
        <w:t>隐藏层（HiddenLayer）的配置</w:t>
      </w:r>
      <w:r>
        <w:tab/>
      </w:r>
      <w:r>
        <w:fldChar w:fldCharType="begin"/>
      </w:r>
      <w:r>
        <w:instrText xml:space="preserve"> PAGEREF _Toc7895 </w:instrText>
      </w:r>
      <w:r>
        <w:fldChar w:fldCharType="separate"/>
      </w:r>
      <w:r>
        <w:t>9</w:t>
      </w:r>
      <w:r>
        <w:fldChar w:fldCharType="end"/>
      </w:r>
      <w:r>
        <w:rPr>
          <w:rFonts w:eastAsiaTheme="minorEastAsia"/>
        </w:rPr>
        <w:fldChar w:fldCharType="end"/>
      </w:r>
    </w:p>
    <w:p>
      <w:pPr>
        <w:pStyle w:val="8"/>
        <w:tabs>
          <w:tab w:val="right" w:leader="dot" w:pos="8787"/>
        </w:tabs>
      </w:pPr>
      <w:r>
        <w:rPr>
          <w:rFonts w:eastAsiaTheme="minorEastAsia"/>
        </w:rPr>
        <w:fldChar w:fldCharType="begin"/>
      </w:r>
      <w:r>
        <w:rPr>
          <w:rFonts w:eastAsiaTheme="minorEastAsia"/>
        </w:rPr>
        <w:instrText xml:space="preserve"> HYPERLINK \l _Toc15301 </w:instrText>
      </w:r>
      <w:r>
        <w:rPr>
          <w:rFonts w:eastAsiaTheme="minorEastAsia"/>
        </w:rPr>
        <w:fldChar w:fldCharType="separate"/>
      </w:r>
      <w:r>
        <w:rPr>
          <w:rFonts w:hint="default"/>
          <w:lang w:val="en-US" w:eastAsia="zh-CN"/>
        </w:rPr>
        <w:t>3.1.3</w:t>
      </w:r>
      <w:r>
        <w:rPr>
          <w:rFonts w:hint="eastAsia"/>
          <w:lang w:val="en-US" w:eastAsia="zh-CN"/>
        </w:rPr>
        <w:t xml:space="preserve"> </w:t>
      </w:r>
      <w:r>
        <w:rPr>
          <w:rFonts w:hint="default"/>
          <w:lang w:val="en-US" w:eastAsia="zh-CN"/>
        </w:rPr>
        <w:t>存储模块（</w:t>
      </w:r>
      <w:r>
        <w:rPr>
          <w:rFonts w:hint="eastAsia"/>
          <w:lang w:val="en-US" w:eastAsia="zh-CN"/>
        </w:rPr>
        <w:t>ROM</w:t>
      </w:r>
      <w:r>
        <w:rPr>
          <w:rFonts w:hint="default"/>
          <w:lang w:val="en-US" w:eastAsia="zh-CN"/>
        </w:rPr>
        <w:t>，</w:t>
      </w:r>
      <w:r>
        <w:rPr>
          <w:rFonts w:hint="eastAsia"/>
          <w:lang w:val="en-US" w:eastAsia="zh-CN"/>
        </w:rPr>
        <w:t>FIFO</w:t>
      </w:r>
      <w:r>
        <w:rPr>
          <w:rFonts w:hint="default"/>
          <w:lang w:val="en-US" w:eastAsia="zh-CN"/>
        </w:rPr>
        <w:t>）</w:t>
      </w:r>
      <w:r>
        <w:tab/>
      </w:r>
      <w:r>
        <w:fldChar w:fldCharType="begin"/>
      </w:r>
      <w:r>
        <w:instrText xml:space="preserve"> PAGEREF _Toc15301 </w:instrText>
      </w:r>
      <w:r>
        <w:fldChar w:fldCharType="separate"/>
      </w:r>
      <w:r>
        <w:t>10</w:t>
      </w:r>
      <w:r>
        <w:fldChar w:fldCharType="end"/>
      </w:r>
      <w:r>
        <w:rPr>
          <w:rFonts w:eastAsiaTheme="minorEastAsia"/>
        </w:rPr>
        <w:fldChar w:fldCharType="end"/>
      </w:r>
    </w:p>
    <w:p>
      <w:pPr>
        <w:pStyle w:val="8"/>
        <w:tabs>
          <w:tab w:val="right" w:leader="dot" w:pos="8787"/>
        </w:tabs>
      </w:pPr>
      <w:r>
        <w:rPr>
          <w:rFonts w:eastAsiaTheme="minorEastAsia"/>
        </w:rPr>
        <w:fldChar w:fldCharType="begin"/>
      </w:r>
      <w:r>
        <w:rPr>
          <w:rFonts w:eastAsiaTheme="minorEastAsia"/>
        </w:rPr>
        <w:instrText xml:space="preserve"> HYPERLINK \l _Toc21055 </w:instrText>
      </w:r>
      <w:r>
        <w:rPr>
          <w:rFonts w:eastAsiaTheme="minorEastAsia"/>
        </w:rPr>
        <w:fldChar w:fldCharType="separate"/>
      </w:r>
      <w:r>
        <w:rPr>
          <w:rFonts w:hint="default"/>
          <w:lang w:val="en-US" w:eastAsia="zh-CN"/>
        </w:rPr>
        <w:t>3.1.4 输出层（Outputlayer）</w:t>
      </w:r>
      <w:r>
        <w:tab/>
      </w:r>
      <w:r>
        <w:fldChar w:fldCharType="begin"/>
      </w:r>
      <w:r>
        <w:instrText xml:space="preserve"> PAGEREF _Toc21055 </w:instrText>
      </w:r>
      <w:r>
        <w:fldChar w:fldCharType="separate"/>
      </w:r>
      <w:r>
        <w:t>12</w:t>
      </w:r>
      <w:r>
        <w:fldChar w:fldCharType="end"/>
      </w:r>
      <w:r>
        <w:rPr>
          <w:rFonts w:eastAsiaTheme="minorEastAsia"/>
        </w:rPr>
        <w:fldChar w:fldCharType="end"/>
      </w:r>
    </w:p>
    <w:p>
      <w:pPr>
        <w:pStyle w:val="13"/>
        <w:tabs>
          <w:tab w:val="right" w:leader="dot" w:pos="8787"/>
        </w:tabs>
      </w:pPr>
      <w:r>
        <w:rPr>
          <w:rFonts w:eastAsiaTheme="minorEastAsia"/>
        </w:rPr>
        <w:fldChar w:fldCharType="begin"/>
      </w:r>
      <w:r>
        <w:rPr>
          <w:rFonts w:eastAsiaTheme="minorEastAsia"/>
        </w:rPr>
        <w:instrText xml:space="preserve"> HYPERLINK \l _Toc29622 </w:instrText>
      </w:r>
      <w:r>
        <w:rPr>
          <w:rFonts w:eastAsiaTheme="minorEastAsia"/>
        </w:rPr>
        <w:fldChar w:fldCharType="separate"/>
      </w:r>
      <w:r>
        <w:rPr>
          <w:rFonts w:hint="default"/>
          <w:lang w:val="en-US" w:eastAsia="zh-CN"/>
        </w:rPr>
        <w:t>3.2计算流程</w:t>
      </w:r>
      <w:r>
        <w:tab/>
      </w:r>
      <w:r>
        <w:fldChar w:fldCharType="begin"/>
      </w:r>
      <w:r>
        <w:instrText xml:space="preserve"> PAGEREF _Toc29622 </w:instrText>
      </w:r>
      <w:r>
        <w:fldChar w:fldCharType="separate"/>
      </w:r>
      <w:r>
        <w:t>12</w:t>
      </w:r>
      <w:r>
        <w:fldChar w:fldCharType="end"/>
      </w:r>
      <w:r>
        <w:rPr>
          <w:rFonts w:eastAsiaTheme="minorEastAsia"/>
        </w:rPr>
        <w:fldChar w:fldCharType="end"/>
      </w:r>
    </w:p>
    <w:p>
      <w:pPr>
        <w:pStyle w:val="13"/>
        <w:tabs>
          <w:tab w:val="right" w:leader="dot" w:pos="8787"/>
        </w:tabs>
      </w:pPr>
      <w:r>
        <w:rPr>
          <w:rFonts w:eastAsiaTheme="minorEastAsia"/>
        </w:rPr>
        <w:fldChar w:fldCharType="begin"/>
      </w:r>
      <w:r>
        <w:rPr>
          <w:rFonts w:eastAsiaTheme="minorEastAsia"/>
        </w:rPr>
        <w:instrText xml:space="preserve"> HYPERLINK \l _Toc6799 </w:instrText>
      </w:r>
      <w:r>
        <w:rPr>
          <w:rFonts w:eastAsiaTheme="minorEastAsia"/>
        </w:rPr>
        <w:fldChar w:fldCharType="separate"/>
      </w:r>
      <w:r>
        <w:rPr>
          <w:rFonts w:hint="default"/>
          <w:lang w:val="en-US" w:eastAsia="zh-CN"/>
        </w:rPr>
        <w:t>3.3数据精度</w:t>
      </w:r>
      <w:r>
        <w:tab/>
      </w:r>
      <w:r>
        <w:fldChar w:fldCharType="begin"/>
      </w:r>
      <w:r>
        <w:instrText xml:space="preserve"> PAGEREF _Toc6799 </w:instrText>
      </w:r>
      <w:r>
        <w:fldChar w:fldCharType="separate"/>
      </w:r>
      <w:r>
        <w:t>13</w:t>
      </w:r>
      <w:r>
        <w:fldChar w:fldCharType="end"/>
      </w:r>
      <w:r>
        <w:rPr>
          <w:rFonts w:eastAsiaTheme="minorEastAsia"/>
        </w:rPr>
        <w:fldChar w:fldCharType="end"/>
      </w:r>
    </w:p>
    <w:p>
      <w:pPr>
        <w:pStyle w:val="12"/>
        <w:tabs>
          <w:tab w:val="right" w:leader="dot" w:pos="8787"/>
        </w:tabs>
      </w:pPr>
      <w:r>
        <w:rPr>
          <w:rFonts w:eastAsiaTheme="minorEastAsia"/>
        </w:rPr>
        <w:fldChar w:fldCharType="begin"/>
      </w:r>
      <w:r>
        <w:rPr>
          <w:rFonts w:eastAsiaTheme="minorEastAsia"/>
        </w:rPr>
        <w:instrText xml:space="preserve"> HYPERLINK \l _Toc5752 </w:instrText>
      </w:r>
      <w:r>
        <w:rPr>
          <w:rFonts w:eastAsiaTheme="minorEastAsia"/>
        </w:rPr>
        <w:fldChar w:fldCharType="separate"/>
      </w:r>
      <w:r>
        <w:rPr>
          <w:rFonts w:hint="eastAsia"/>
          <w:lang w:val="en-US" w:eastAsia="zh-CN"/>
        </w:rPr>
        <w:t>4 具体实现</w:t>
      </w:r>
      <w:r>
        <w:tab/>
      </w:r>
      <w:r>
        <w:fldChar w:fldCharType="begin"/>
      </w:r>
      <w:r>
        <w:instrText xml:space="preserve"> PAGEREF _Toc5752 </w:instrText>
      </w:r>
      <w:r>
        <w:fldChar w:fldCharType="separate"/>
      </w:r>
      <w:r>
        <w:t>15</w:t>
      </w:r>
      <w:r>
        <w:fldChar w:fldCharType="end"/>
      </w:r>
      <w:r>
        <w:rPr>
          <w:rFonts w:eastAsiaTheme="minorEastAsia"/>
        </w:rPr>
        <w:fldChar w:fldCharType="end"/>
      </w:r>
    </w:p>
    <w:p>
      <w:pPr>
        <w:pStyle w:val="13"/>
        <w:tabs>
          <w:tab w:val="right" w:leader="dot" w:pos="8787"/>
        </w:tabs>
      </w:pPr>
      <w:r>
        <w:rPr>
          <w:rFonts w:eastAsiaTheme="minorEastAsia"/>
        </w:rPr>
        <w:fldChar w:fldCharType="begin"/>
      </w:r>
      <w:r>
        <w:rPr>
          <w:rFonts w:eastAsiaTheme="minorEastAsia"/>
        </w:rPr>
        <w:instrText xml:space="preserve"> HYPERLINK \l _Toc23251 </w:instrText>
      </w:r>
      <w:r>
        <w:rPr>
          <w:rFonts w:eastAsiaTheme="minorEastAsia"/>
        </w:rPr>
        <w:fldChar w:fldCharType="separate"/>
      </w:r>
      <w:r>
        <w:rPr>
          <w:rFonts w:hint="eastAsia"/>
          <w:lang w:val="en-US" w:eastAsia="zh-CN"/>
        </w:rPr>
        <w:t>4</w:t>
      </w:r>
      <w:r>
        <w:rPr>
          <w:rFonts w:hint="eastAsia"/>
        </w:rPr>
        <w:t xml:space="preserve">.1 </w:t>
      </w:r>
      <w:r>
        <w:rPr>
          <w:rFonts w:hint="eastAsia"/>
          <w:lang w:val="en-US" w:eastAsia="zh-CN"/>
        </w:rPr>
        <w:t>顶层模块</w:t>
      </w:r>
      <w:r>
        <w:tab/>
      </w:r>
      <w:r>
        <w:fldChar w:fldCharType="begin"/>
      </w:r>
      <w:r>
        <w:instrText xml:space="preserve"> PAGEREF _Toc23251 </w:instrText>
      </w:r>
      <w:r>
        <w:fldChar w:fldCharType="separate"/>
      </w:r>
      <w:r>
        <w:t>15</w:t>
      </w:r>
      <w:r>
        <w:fldChar w:fldCharType="end"/>
      </w:r>
      <w:r>
        <w:rPr>
          <w:rFonts w:eastAsiaTheme="minorEastAsia"/>
        </w:rPr>
        <w:fldChar w:fldCharType="end"/>
      </w:r>
    </w:p>
    <w:p>
      <w:pPr>
        <w:pStyle w:val="13"/>
        <w:tabs>
          <w:tab w:val="right" w:leader="dot" w:pos="8787"/>
        </w:tabs>
      </w:pPr>
      <w:r>
        <w:rPr>
          <w:rFonts w:eastAsiaTheme="minorEastAsia"/>
        </w:rPr>
        <w:fldChar w:fldCharType="begin"/>
      </w:r>
      <w:r>
        <w:rPr>
          <w:rFonts w:eastAsiaTheme="minorEastAsia"/>
        </w:rPr>
        <w:instrText xml:space="preserve"> HYPERLINK \l _Toc2355 </w:instrText>
      </w:r>
      <w:r>
        <w:rPr>
          <w:rFonts w:eastAsiaTheme="minorEastAsia"/>
        </w:rPr>
        <w:fldChar w:fldCharType="separate"/>
      </w:r>
      <w:r>
        <w:rPr>
          <w:rFonts w:hint="eastAsia"/>
          <w:lang w:val="en-US" w:eastAsia="zh-CN"/>
        </w:rPr>
        <w:t>4.2 计算模块（DoCompute）</w:t>
      </w:r>
      <w:r>
        <w:tab/>
      </w:r>
      <w:r>
        <w:fldChar w:fldCharType="begin"/>
      </w:r>
      <w:r>
        <w:instrText xml:space="preserve"> PAGEREF _Toc2355 </w:instrText>
      </w:r>
      <w:r>
        <w:fldChar w:fldCharType="separate"/>
      </w:r>
      <w:r>
        <w:t>16</w:t>
      </w:r>
      <w:r>
        <w:fldChar w:fldCharType="end"/>
      </w:r>
      <w:r>
        <w:rPr>
          <w:rFonts w:eastAsiaTheme="minorEastAsia"/>
        </w:rPr>
        <w:fldChar w:fldCharType="end"/>
      </w:r>
    </w:p>
    <w:p>
      <w:pPr>
        <w:pStyle w:val="8"/>
        <w:tabs>
          <w:tab w:val="right" w:leader="dot" w:pos="8787"/>
        </w:tabs>
      </w:pPr>
      <w:r>
        <w:rPr>
          <w:rFonts w:eastAsiaTheme="minorEastAsia"/>
        </w:rPr>
        <w:fldChar w:fldCharType="begin"/>
      </w:r>
      <w:r>
        <w:rPr>
          <w:rFonts w:eastAsiaTheme="minorEastAsia"/>
        </w:rPr>
        <w:instrText xml:space="preserve"> HYPERLINK \l _Toc24753 </w:instrText>
      </w:r>
      <w:r>
        <w:rPr>
          <w:rFonts w:eastAsiaTheme="minorEastAsia"/>
        </w:rPr>
        <w:fldChar w:fldCharType="separate"/>
      </w:r>
      <w:r>
        <w:rPr>
          <w:rFonts w:hint="eastAsia"/>
          <w:lang w:val="en-US" w:eastAsia="zh-CN"/>
        </w:rPr>
        <w:t>4.2.1 存储模块</w:t>
      </w:r>
      <w:r>
        <w:tab/>
      </w:r>
      <w:r>
        <w:fldChar w:fldCharType="begin"/>
      </w:r>
      <w:r>
        <w:instrText xml:space="preserve"> PAGEREF _Toc24753 </w:instrText>
      </w:r>
      <w:r>
        <w:fldChar w:fldCharType="separate"/>
      </w:r>
      <w:r>
        <w:t>19</w:t>
      </w:r>
      <w:r>
        <w:fldChar w:fldCharType="end"/>
      </w:r>
      <w:r>
        <w:rPr>
          <w:rFonts w:eastAsiaTheme="minorEastAsia"/>
        </w:rPr>
        <w:fldChar w:fldCharType="end"/>
      </w:r>
    </w:p>
    <w:p>
      <w:pPr>
        <w:pStyle w:val="8"/>
        <w:tabs>
          <w:tab w:val="right" w:leader="dot" w:pos="8787"/>
        </w:tabs>
      </w:pPr>
      <w:r>
        <w:rPr>
          <w:rFonts w:eastAsiaTheme="minorEastAsia"/>
        </w:rPr>
        <w:fldChar w:fldCharType="begin"/>
      </w:r>
      <w:r>
        <w:rPr>
          <w:rFonts w:eastAsiaTheme="minorEastAsia"/>
        </w:rPr>
        <w:instrText xml:space="preserve"> HYPERLINK \l _Toc29579 </w:instrText>
      </w:r>
      <w:r>
        <w:rPr>
          <w:rFonts w:eastAsiaTheme="minorEastAsia"/>
        </w:rPr>
        <w:fldChar w:fldCharType="separate"/>
      </w:r>
      <w:r>
        <w:rPr>
          <w:rFonts w:hint="eastAsia"/>
          <w:lang w:val="en-US" w:eastAsia="zh-CN"/>
        </w:rPr>
        <w:t xml:space="preserve">4.2.2 </w:t>
      </w:r>
      <w:r>
        <w:rPr>
          <w:rFonts w:hint="eastAsia"/>
          <w:rtl w:val="0"/>
        </w:rPr>
        <w:t>隐藏层模块的实现</w:t>
      </w:r>
      <w:r>
        <w:tab/>
      </w:r>
      <w:r>
        <w:fldChar w:fldCharType="begin"/>
      </w:r>
      <w:r>
        <w:instrText xml:space="preserve"> PAGEREF _Toc29579 </w:instrText>
      </w:r>
      <w:r>
        <w:fldChar w:fldCharType="separate"/>
      </w:r>
      <w:r>
        <w:t>26</w:t>
      </w:r>
      <w:r>
        <w:fldChar w:fldCharType="end"/>
      </w:r>
      <w:r>
        <w:rPr>
          <w:rFonts w:eastAsiaTheme="minorEastAsia"/>
        </w:rPr>
        <w:fldChar w:fldCharType="end"/>
      </w:r>
    </w:p>
    <w:p>
      <w:pPr>
        <w:pStyle w:val="8"/>
        <w:tabs>
          <w:tab w:val="right" w:leader="dot" w:pos="8787"/>
        </w:tabs>
      </w:pPr>
      <w:r>
        <w:rPr>
          <w:rFonts w:eastAsiaTheme="minorEastAsia"/>
        </w:rPr>
        <w:fldChar w:fldCharType="begin"/>
      </w:r>
      <w:r>
        <w:rPr>
          <w:rFonts w:eastAsiaTheme="minorEastAsia"/>
        </w:rPr>
        <w:instrText xml:space="preserve"> HYPERLINK \l _Toc27504 </w:instrText>
      </w:r>
      <w:r>
        <w:rPr>
          <w:rFonts w:eastAsiaTheme="minorEastAsia"/>
        </w:rPr>
        <w:fldChar w:fldCharType="separate"/>
      </w:r>
      <w:r>
        <w:rPr>
          <w:rFonts w:hint="eastAsia"/>
          <w:lang w:val="en-US" w:eastAsia="zh-CN"/>
        </w:rPr>
        <w:t>4.2.3 输出层模块</w:t>
      </w:r>
      <w:r>
        <w:tab/>
      </w:r>
      <w:r>
        <w:fldChar w:fldCharType="begin"/>
      </w:r>
      <w:r>
        <w:instrText xml:space="preserve"> PAGEREF _Toc27504 </w:instrText>
      </w:r>
      <w:r>
        <w:fldChar w:fldCharType="separate"/>
      </w:r>
      <w:r>
        <w:t>31</w:t>
      </w:r>
      <w:r>
        <w:fldChar w:fldCharType="end"/>
      </w:r>
      <w:r>
        <w:rPr>
          <w:rFonts w:eastAsiaTheme="minorEastAsia"/>
        </w:rPr>
        <w:fldChar w:fldCharType="end"/>
      </w:r>
    </w:p>
    <w:p>
      <w:pPr>
        <w:pStyle w:val="12"/>
        <w:tabs>
          <w:tab w:val="right" w:leader="dot" w:pos="8787"/>
        </w:tabs>
      </w:pPr>
      <w:r>
        <w:rPr>
          <w:rFonts w:eastAsiaTheme="minorEastAsia"/>
        </w:rPr>
        <w:fldChar w:fldCharType="begin"/>
      </w:r>
      <w:r>
        <w:rPr>
          <w:rFonts w:eastAsiaTheme="minorEastAsia"/>
        </w:rPr>
        <w:instrText xml:space="preserve"> HYPERLINK \l _Toc15639 </w:instrText>
      </w:r>
      <w:r>
        <w:rPr>
          <w:rFonts w:eastAsiaTheme="minorEastAsia"/>
        </w:rPr>
        <w:fldChar w:fldCharType="separate"/>
      </w:r>
      <w:r>
        <w:rPr>
          <w:rFonts w:hint="eastAsia"/>
          <w:lang w:val="en-US" w:eastAsia="zh-CN"/>
        </w:rPr>
        <w:t>5 实验分析</w:t>
      </w:r>
      <w:r>
        <w:tab/>
      </w:r>
      <w:r>
        <w:fldChar w:fldCharType="begin"/>
      </w:r>
      <w:r>
        <w:instrText xml:space="preserve"> PAGEREF _Toc15639 </w:instrText>
      </w:r>
      <w:r>
        <w:fldChar w:fldCharType="separate"/>
      </w:r>
      <w:r>
        <w:t>35</w:t>
      </w:r>
      <w:r>
        <w:fldChar w:fldCharType="end"/>
      </w:r>
      <w:r>
        <w:rPr>
          <w:rFonts w:eastAsiaTheme="minorEastAsia"/>
        </w:rPr>
        <w:fldChar w:fldCharType="end"/>
      </w:r>
    </w:p>
    <w:p>
      <w:pPr>
        <w:pStyle w:val="13"/>
        <w:tabs>
          <w:tab w:val="right" w:leader="dot" w:pos="8787"/>
        </w:tabs>
      </w:pPr>
      <w:r>
        <w:rPr>
          <w:rFonts w:eastAsiaTheme="minorEastAsia"/>
        </w:rPr>
        <w:fldChar w:fldCharType="begin"/>
      </w:r>
      <w:r>
        <w:rPr>
          <w:rFonts w:eastAsiaTheme="minorEastAsia"/>
        </w:rPr>
        <w:instrText xml:space="preserve"> HYPERLINK \l _Toc31757 </w:instrText>
      </w:r>
      <w:r>
        <w:rPr>
          <w:rFonts w:eastAsiaTheme="minorEastAsia"/>
        </w:rPr>
        <w:fldChar w:fldCharType="separate"/>
      </w:r>
      <w:r>
        <w:rPr>
          <w:rFonts w:hint="eastAsia"/>
          <w:lang w:val="en-US" w:eastAsia="zh-CN"/>
        </w:rPr>
        <w:t>5</w:t>
      </w:r>
      <w:r>
        <w:rPr>
          <w:rFonts w:hint="eastAsia"/>
        </w:rPr>
        <w:t>.1</w:t>
      </w:r>
      <w:r>
        <w:rPr>
          <w:rFonts w:hint="eastAsia"/>
          <w:lang w:val="en-US" w:eastAsia="zh-CN"/>
        </w:rPr>
        <w:t>实验流程</w:t>
      </w:r>
      <w:r>
        <w:tab/>
      </w:r>
      <w:r>
        <w:fldChar w:fldCharType="begin"/>
      </w:r>
      <w:r>
        <w:instrText xml:space="preserve"> PAGEREF _Toc31757 </w:instrText>
      </w:r>
      <w:r>
        <w:fldChar w:fldCharType="separate"/>
      </w:r>
      <w:r>
        <w:t>35</w:t>
      </w:r>
      <w:r>
        <w:fldChar w:fldCharType="end"/>
      </w:r>
      <w:r>
        <w:rPr>
          <w:rFonts w:eastAsiaTheme="minorEastAsia"/>
        </w:rPr>
        <w:fldChar w:fldCharType="end"/>
      </w:r>
    </w:p>
    <w:p>
      <w:pPr>
        <w:pStyle w:val="13"/>
        <w:tabs>
          <w:tab w:val="right" w:leader="dot" w:pos="8787"/>
        </w:tabs>
      </w:pPr>
      <w:r>
        <w:rPr>
          <w:rFonts w:eastAsiaTheme="minorEastAsia"/>
        </w:rPr>
        <w:fldChar w:fldCharType="begin"/>
      </w:r>
      <w:r>
        <w:rPr>
          <w:rFonts w:eastAsiaTheme="minorEastAsia"/>
        </w:rPr>
        <w:instrText xml:space="preserve"> HYPERLINK \l _Toc17306 </w:instrText>
      </w:r>
      <w:r>
        <w:rPr>
          <w:rFonts w:eastAsiaTheme="minorEastAsia"/>
        </w:rPr>
        <w:fldChar w:fldCharType="separate"/>
      </w:r>
      <w:r>
        <w:rPr>
          <w:rFonts w:hint="eastAsia" w:ascii="Times New Roman" w:hAnsi="Times New Roman" w:cs="Times New Roman"/>
          <w:szCs w:val="24"/>
          <w:lang w:val="en-US" w:eastAsia="zh-CN"/>
        </w:rPr>
        <w:t>5</w:t>
      </w:r>
      <w:r>
        <w:rPr>
          <w:rFonts w:hint="default" w:ascii="Times New Roman" w:hAnsi="Times New Roman" w:cs="Times New Roman"/>
          <w:szCs w:val="24"/>
          <w:lang w:val="en-US" w:eastAsia="zh-CN"/>
        </w:rPr>
        <w:t>.2设计结果分析</w:t>
      </w:r>
      <w:r>
        <w:tab/>
      </w:r>
      <w:r>
        <w:fldChar w:fldCharType="begin"/>
      </w:r>
      <w:r>
        <w:instrText xml:space="preserve"> PAGEREF _Toc17306 </w:instrText>
      </w:r>
      <w:r>
        <w:fldChar w:fldCharType="separate"/>
      </w:r>
      <w:r>
        <w:t>37</w:t>
      </w:r>
      <w:r>
        <w:fldChar w:fldCharType="end"/>
      </w:r>
      <w:r>
        <w:rPr>
          <w:rFonts w:eastAsiaTheme="minorEastAsia"/>
        </w:rPr>
        <w:fldChar w:fldCharType="end"/>
      </w:r>
    </w:p>
    <w:p>
      <w:pPr>
        <w:pStyle w:val="12"/>
        <w:tabs>
          <w:tab w:val="right" w:leader="dot" w:pos="8787"/>
        </w:tabs>
      </w:pPr>
      <w:r>
        <w:rPr>
          <w:rFonts w:eastAsiaTheme="minorEastAsia"/>
        </w:rPr>
        <w:fldChar w:fldCharType="begin"/>
      </w:r>
      <w:r>
        <w:rPr>
          <w:rFonts w:eastAsiaTheme="minorEastAsia"/>
        </w:rPr>
        <w:instrText xml:space="preserve"> HYPERLINK \l _Toc16145 </w:instrText>
      </w:r>
      <w:r>
        <w:rPr>
          <w:rFonts w:eastAsiaTheme="minorEastAsia"/>
        </w:rPr>
        <w:fldChar w:fldCharType="separate"/>
      </w:r>
      <w:r>
        <w:rPr>
          <w:rFonts w:hint="eastAsia"/>
          <w:lang w:val="en-US" w:eastAsia="zh-CN"/>
        </w:rPr>
        <w:t>6 实验结论</w:t>
      </w:r>
      <w:r>
        <w:tab/>
      </w:r>
      <w:r>
        <w:fldChar w:fldCharType="begin"/>
      </w:r>
      <w:r>
        <w:instrText xml:space="preserve"> PAGEREF _Toc16145 </w:instrText>
      </w:r>
      <w:r>
        <w:fldChar w:fldCharType="separate"/>
      </w:r>
      <w:r>
        <w:t>39</w:t>
      </w:r>
      <w:r>
        <w:fldChar w:fldCharType="end"/>
      </w:r>
      <w:r>
        <w:rPr>
          <w:rFonts w:eastAsiaTheme="minorEastAsia"/>
        </w:rPr>
        <w:fldChar w:fldCharType="end"/>
      </w:r>
    </w:p>
    <w:p>
      <w:pPr>
        <w:pStyle w:val="12"/>
        <w:tabs>
          <w:tab w:val="right" w:leader="dot" w:pos="8787"/>
        </w:tabs>
      </w:pPr>
      <w:r>
        <w:rPr>
          <w:rFonts w:eastAsiaTheme="minorEastAsia"/>
        </w:rPr>
        <w:fldChar w:fldCharType="begin"/>
      </w:r>
      <w:r>
        <w:rPr>
          <w:rFonts w:eastAsiaTheme="minorEastAsia"/>
        </w:rPr>
        <w:instrText xml:space="preserve"> HYPERLINK \l _Toc30727 </w:instrText>
      </w:r>
      <w:r>
        <w:rPr>
          <w:rFonts w:eastAsiaTheme="minorEastAsia"/>
        </w:rPr>
        <w:fldChar w:fldCharType="separate"/>
      </w:r>
      <w:r>
        <w:rPr>
          <w:rFonts w:hint="eastAsia"/>
          <w:lang w:val="en-US" w:eastAsia="zh-CN"/>
        </w:rPr>
        <w:t>7 课程总结及课堂建议</w:t>
      </w:r>
      <w:r>
        <w:tab/>
      </w:r>
      <w:r>
        <w:fldChar w:fldCharType="begin"/>
      </w:r>
      <w:r>
        <w:instrText xml:space="preserve"> PAGEREF _Toc30727 </w:instrText>
      </w:r>
      <w:r>
        <w:fldChar w:fldCharType="separate"/>
      </w:r>
      <w:r>
        <w:t>40</w:t>
      </w:r>
      <w:r>
        <w:fldChar w:fldCharType="end"/>
      </w:r>
      <w:r>
        <w:rPr>
          <w:rFonts w:eastAsiaTheme="minorEastAsia"/>
        </w:rPr>
        <w:fldChar w:fldCharType="end"/>
      </w:r>
    </w:p>
    <w:p>
      <w:pPr>
        <w:pStyle w:val="13"/>
        <w:tabs>
          <w:tab w:val="right" w:leader="dot" w:pos="8787"/>
        </w:tabs>
      </w:pPr>
      <w:r>
        <w:rPr>
          <w:rFonts w:eastAsiaTheme="minorEastAsia"/>
        </w:rPr>
        <w:fldChar w:fldCharType="begin"/>
      </w:r>
      <w:r>
        <w:rPr>
          <w:rFonts w:eastAsiaTheme="minorEastAsia"/>
        </w:rPr>
        <w:instrText xml:space="preserve"> HYPERLINK \l _Toc9735 </w:instrText>
      </w:r>
      <w:r>
        <w:rPr>
          <w:rFonts w:eastAsiaTheme="minorEastAsia"/>
        </w:rPr>
        <w:fldChar w:fldCharType="separate"/>
      </w:r>
      <w:r>
        <w:rPr>
          <w:rFonts w:hint="eastAsia"/>
          <w:lang w:val="en-US" w:eastAsia="zh-CN"/>
        </w:rPr>
        <w:t>7</w:t>
      </w:r>
      <w:r>
        <w:rPr>
          <w:rFonts w:hint="eastAsia"/>
        </w:rPr>
        <w:t>.</w:t>
      </w:r>
      <w:r>
        <w:rPr>
          <w:rFonts w:hint="eastAsia"/>
          <w:lang w:val="en-US" w:eastAsia="zh-CN"/>
        </w:rPr>
        <w:t>1</w:t>
      </w:r>
      <w:r>
        <w:rPr>
          <w:rFonts w:hint="eastAsia"/>
        </w:rPr>
        <w:t xml:space="preserve"> </w:t>
      </w:r>
      <w:r>
        <w:rPr>
          <w:rFonts w:hint="eastAsia"/>
          <w:lang w:val="en-US" w:eastAsia="zh-CN"/>
        </w:rPr>
        <w:t>课程总结</w:t>
      </w:r>
      <w:r>
        <w:tab/>
      </w:r>
      <w:r>
        <w:fldChar w:fldCharType="begin"/>
      </w:r>
      <w:r>
        <w:instrText xml:space="preserve"> PAGEREF _Toc9735 </w:instrText>
      </w:r>
      <w:r>
        <w:fldChar w:fldCharType="separate"/>
      </w:r>
      <w:r>
        <w:t>40</w:t>
      </w:r>
      <w:r>
        <w:fldChar w:fldCharType="end"/>
      </w:r>
      <w:r>
        <w:rPr>
          <w:rFonts w:eastAsiaTheme="minorEastAsia"/>
        </w:rPr>
        <w:fldChar w:fldCharType="end"/>
      </w:r>
    </w:p>
    <w:p>
      <w:pPr>
        <w:pStyle w:val="8"/>
        <w:tabs>
          <w:tab w:val="right" w:leader="dot" w:pos="8787"/>
        </w:tabs>
      </w:pPr>
      <w:r>
        <w:rPr>
          <w:rFonts w:eastAsiaTheme="minorEastAsia"/>
        </w:rPr>
        <w:fldChar w:fldCharType="begin"/>
      </w:r>
      <w:r>
        <w:rPr>
          <w:rFonts w:eastAsiaTheme="minorEastAsia"/>
        </w:rPr>
        <w:instrText xml:space="preserve"> HYPERLINK \l _Toc16528 </w:instrText>
      </w:r>
      <w:r>
        <w:rPr>
          <w:rFonts w:eastAsiaTheme="minorEastAsia"/>
        </w:rPr>
        <w:fldChar w:fldCharType="separate"/>
      </w:r>
      <w:r>
        <w:rPr>
          <w:rFonts w:hint="eastAsia"/>
          <w:lang w:val="en-US" w:eastAsia="zh-CN"/>
        </w:rPr>
        <w:t>7</w:t>
      </w:r>
      <w:r>
        <w:rPr>
          <w:rFonts w:hint="eastAsia"/>
        </w:rPr>
        <w:t>.</w:t>
      </w:r>
      <w:r>
        <w:rPr>
          <w:rFonts w:hint="eastAsia"/>
          <w:lang w:val="en-US" w:eastAsia="zh-CN"/>
        </w:rPr>
        <w:t>1</w:t>
      </w:r>
      <w:r>
        <w:rPr>
          <w:rFonts w:hint="eastAsia"/>
        </w:rPr>
        <w:t xml:space="preserve">.1 </w:t>
      </w:r>
      <w:r>
        <w:rPr>
          <w:rFonts w:hint="eastAsia"/>
          <w:lang w:val="en-US" w:eastAsia="zh-CN"/>
        </w:rPr>
        <w:t>基于循环神经网络的机器翻译模型</w:t>
      </w:r>
      <w:r>
        <w:tab/>
      </w:r>
      <w:r>
        <w:fldChar w:fldCharType="begin"/>
      </w:r>
      <w:r>
        <w:instrText xml:space="preserve"> PAGEREF _Toc16528 </w:instrText>
      </w:r>
      <w:r>
        <w:fldChar w:fldCharType="separate"/>
      </w:r>
      <w:r>
        <w:t>40</w:t>
      </w:r>
      <w:r>
        <w:fldChar w:fldCharType="end"/>
      </w:r>
      <w:r>
        <w:rPr>
          <w:rFonts w:eastAsiaTheme="minorEastAsia"/>
        </w:rPr>
        <w:fldChar w:fldCharType="end"/>
      </w:r>
    </w:p>
    <w:p>
      <w:pPr>
        <w:pStyle w:val="8"/>
        <w:tabs>
          <w:tab w:val="right" w:leader="dot" w:pos="8787"/>
        </w:tabs>
      </w:pPr>
      <w:r>
        <w:rPr>
          <w:rFonts w:eastAsiaTheme="minorEastAsia"/>
        </w:rPr>
        <w:fldChar w:fldCharType="begin"/>
      </w:r>
      <w:r>
        <w:rPr>
          <w:rFonts w:eastAsiaTheme="minorEastAsia"/>
        </w:rPr>
        <w:instrText xml:space="preserve"> HYPERLINK \l _Toc13769 </w:instrText>
      </w:r>
      <w:r>
        <w:rPr>
          <w:rFonts w:eastAsiaTheme="minorEastAsia"/>
        </w:rPr>
        <w:fldChar w:fldCharType="separate"/>
      </w:r>
      <w:r>
        <w:rPr>
          <w:rFonts w:hint="eastAsia"/>
          <w:lang w:val="en-US" w:eastAsia="zh-CN"/>
        </w:rPr>
        <w:t>7</w:t>
      </w:r>
      <w:r>
        <w:rPr>
          <w:rFonts w:hint="eastAsia"/>
        </w:rPr>
        <w:t>.</w:t>
      </w:r>
      <w:r>
        <w:rPr>
          <w:rFonts w:hint="eastAsia"/>
          <w:lang w:val="en-US" w:eastAsia="zh-CN"/>
        </w:rPr>
        <w:t>1</w:t>
      </w:r>
      <w:r>
        <w:rPr>
          <w:rFonts w:hint="eastAsia"/>
        </w:rPr>
        <w:t>.</w:t>
      </w:r>
      <w:r>
        <w:rPr>
          <w:rFonts w:hint="eastAsia"/>
          <w:lang w:val="en-US" w:eastAsia="zh-CN"/>
        </w:rPr>
        <w:t>2</w:t>
      </w:r>
      <w:r>
        <w:rPr>
          <w:rFonts w:hint="eastAsia"/>
        </w:rPr>
        <w:t xml:space="preserve"> </w:t>
      </w:r>
      <w:r>
        <w:rPr>
          <w:rFonts w:hint="eastAsia"/>
          <w:lang w:val="en-US" w:eastAsia="zh-CN"/>
        </w:rPr>
        <w:t>基于卷积神经网络的机器翻译模型</w:t>
      </w:r>
      <w:r>
        <w:tab/>
      </w:r>
      <w:r>
        <w:fldChar w:fldCharType="begin"/>
      </w:r>
      <w:r>
        <w:instrText xml:space="preserve"> PAGEREF _Toc13769 </w:instrText>
      </w:r>
      <w:r>
        <w:fldChar w:fldCharType="separate"/>
      </w:r>
      <w:r>
        <w:t>41</w:t>
      </w:r>
      <w:r>
        <w:fldChar w:fldCharType="end"/>
      </w:r>
      <w:r>
        <w:rPr>
          <w:rFonts w:eastAsiaTheme="minorEastAsia"/>
        </w:rPr>
        <w:fldChar w:fldCharType="end"/>
      </w:r>
    </w:p>
    <w:p>
      <w:pPr>
        <w:pStyle w:val="8"/>
        <w:tabs>
          <w:tab w:val="right" w:leader="dot" w:pos="8787"/>
        </w:tabs>
      </w:pPr>
      <w:r>
        <w:rPr>
          <w:rFonts w:eastAsiaTheme="minorEastAsia"/>
        </w:rPr>
        <w:fldChar w:fldCharType="begin"/>
      </w:r>
      <w:r>
        <w:rPr>
          <w:rFonts w:eastAsiaTheme="minorEastAsia"/>
        </w:rPr>
        <w:instrText xml:space="preserve"> HYPERLINK \l _Toc12374 </w:instrText>
      </w:r>
      <w:r>
        <w:rPr>
          <w:rFonts w:eastAsiaTheme="minorEastAsia"/>
        </w:rPr>
        <w:fldChar w:fldCharType="separate"/>
      </w:r>
      <w:r>
        <w:rPr>
          <w:rFonts w:hint="eastAsia"/>
          <w:lang w:val="en-US" w:eastAsia="zh-CN"/>
        </w:rPr>
        <w:t>7</w:t>
      </w:r>
      <w:r>
        <w:rPr>
          <w:rFonts w:hint="eastAsia"/>
        </w:rPr>
        <w:t>.</w:t>
      </w:r>
      <w:r>
        <w:rPr>
          <w:rFonts w:hint="eastAsia"/>
          <w:lang w:val="en-US" w:eastAsia="zh-CN"/>
        </w:rPr>
        <w:t>1</w:t>
      </w:r>
      <w:r>
        <w:rPr>
          <w:rFonts w:hint="eastAsia"/>
        </w:rPr>
        <w:t>.</w:t>
      </w:r>
      <w:r>
        <w:rPr>
          <w:rFonts w:hint="eastAsia"/>
          <w:lang w:val="en-US" w:eastAsia="zh-CN"/>
        </w:rPr>
        <w:t>3</w:t>
      </w:r>
      <w:r>
        <w:rPr>
          <w:rFonts w:hint="eastAsia"/>
        </w:rPr>
        <w:t xml:space="preserve"> </w:t>
      </w:r>
      <w:r>
        <w:rPr>
          <w:rFonts w:hint="eastAsia"/>
          <w:lang w:val="en-US" w:eastAsia="zh-CN"/>
        </w:rPr>
        <w:t>Transformer模型</w:t>
      </w:r>
      <w:r>
        <w:tab/>
      </w:r>
      <w:r>
        <w:fldChar w:fldCharType="begin"/>
      </w:r>
      <w:r>
        <w:instrText xml:space="preserve"> PAGEREF _Toc12374 </w:instrText>
      </w:r>
      <w:r>
        <w:fldChar w:fldCharType="separate"/>
      </w:r>
      <w:r>
        <w:t>42</w:t>
      </w:r>
      <w:r>
        <w:fldChar w:fldCharType="end"/>
      </w:r>
      <w:r>
        <w:rPr>
          <w:rFonts w:eastAsiaTheme="minorEastAsia"/>
        </w:rPr>
        <w:fldChar w:fldCharType="end"/>
      </w:r>
    </w:p>
    <w:p>
      <w:pPr>
        <w:pStyle w:val="13"/>
        <w:tabs>
          <w:tab w:val="right" w:leader="dot" w:pos="8787"/>
        </w:tabs>
      </w:pPr>
      <w:r>
        <w:rPr>
          <w:rFonts w:eastAsiaTheme="minorEastAsia"/>
        </w:rPr>
        <w:fldChar w:fldCharType="begin"/>
      </w:r>
      <w:r>
        <w:rPr>
          <w:rFonts w:eastAsiaTheme="minorEastAsia"/>
        </w:rPr>
        <w:instrText xml:space="preserve"> HYPERLINK \l _Toc30709 </w:instrText>
      </w:r>
      <w:r>
        <w:rPr>
          <w:rFonts w:eastAsiaTheme="minorEastAsia"/>
        </w:rPr>
        <w:fldChar w:fldCharType="separate"/>
      </w:r>
      <w:r>
        <w:rPr>
          <w:rFonts w:hint="eastAsia"/>
          <w:lang w:val="en-US" w:eastAsia="zh-CN"/>
        </w:rPr>
        <w:t>7</w:t>
      </w:r>
      <w:r>
        <w:rPr>
          <w:rFonts w:hint="eastAsia"/>
        </w:rPr>
        <w:t>.</w:t>
      </w:r>
      <w:r>
        <w:rPr>
          <w:rFonts w:hint="eastAsia"/>
          <w:lang w:val="en-US" w:eastAsia="zh-CN"/>
        </w:rPr>
        <w:t>2</w:t>
      </w:r>
      <w:r>
        <w:rPr>
          <w:rFonts w:hint="eastAsia"/>
        </w:rPr>
        <w:t xml:space="preserve"> </w:t>
      </w:r>
      <w:r>
        <w:rPr>
          <w:rFonts w:hint="eastAsia"/>
          <w:lang w:val="en-US" w:eastAsia="zh-CN"/>
        </w:rPr>
        <w:t>课堂建议</w:t>
      </w:r>
      <w:r>
        <w:tab/>
      </w:r>
      <w:r>
        <w:fldChar w:fldCharType="begin"/>
      </w:r>
      <w:r>
        <w:instrText xml:space="preserve"> PAGEREF _Toc30709 </w:instrText>
      </w:r>
      <w:r>
        <w:fldChar w:fldCharType="separate"/>
      </w:r>
      <w:r>
        <w:t>43</w:t>
      </w:r>
      <w:r>
        <w:fldChar w:fldCharType="end"/>
      </w:r>
      <w:r>
        <w:rPr>
          <w:rFonts w:eastAsiaTheme="minorEastAsia"/>
        </w:rPr>
        <w:fldChar w:fldCharType="end"/>
      </w:r>
    </w:p>
    <w:p>
      <w:pPr>
        <w:pStyle w:val="12"/>
        <w:tabs>
          <w:tab w:val="right" w:leader="dot" w:pos="8787"/>
        </w:tabs>
      </w:pPr>
      <w:r>
        <w:rPr>
          <w:rFonts w:eastAsiaTheme="minorEastAsia"/>
        </w:rPr>
        <w:fldChar w:fldCharType="begin"/>
      </w:r>
      <w:r>
        <w:rPr>
          <w:rFonts w:eastAsiaTheme="minorEastAsia"/>
        </w:rPr>
        <w:instrText xml:space="preserve"> HYPERLINK \l _Toc26996 </w:instrText>
      </w:r>
      <w:r>
        <w:rPr>
          <w:rFonts w:eastAsiaTheme="minorEastAsia"/>
        </w:rPr>
        <w:fldChar w:fldCharType="separate"/>
      </w:r>
      <w:r>
        <w:rPr>
          <w:rFonts w:hint="eastAsia"/>
          <w:lang w:val="en-US" w:eastAsia="zh-CN"/>
        </w:rPr>
        <w:t>附录</w:t>
      </w:r>
      <w:r>
        <w:tab/>
      </w:r>
      <w:r>
        <w:fldChar w:fldCharType="begin"/>
      </w:r>
      <w:r>
        <w:instrText xml:space="preserve"> PAGEREF _Toc26996 </w:instrText>
      </w:r>
      <w:r>
        <w:fldChar w:fldCharType="separate"/>
      </w:r>
      <w:r>
        <w:t>44</w:t>
      </w:r>
      <w:r>
        <w:fldChar w:fldCharType="end"/>
      </w:r>
      <w:r>
        <w:rPr>
          <w:rFonts w:eastAsiaTheme="minorEastAsia"/>
        </w:rPr>
        <w:fldChar w:fldCharType="end"/>
      </w:r>
    </w:p>
    <w:p>
      <w:pPr>
        <w:pStyle w:val="13"/>
        <w:tabs>
          <w:tab w:val="right" w:leader="dot" w:pos="8787"/>
        </w:tabs>
      </w:pPr>
      <w:r>
        <w:rPr>
          <w:rFonts w:eastAsiaTheme="minorEastAsia"/>
        </w:rPr>
        <w:fldChar w:fldCharType="begin"/>
      </w:r>
      <w:r>
        <w:rPr>
          <w:rFonts w:eastAsiaTheme="minorEastAsia"/>
        </w:rPr>
        <w:instrText xml:space="preserve"> HYPERLINK \l _Toc12620 </w:instrText>
      </w:r>
      <w:r>
        <w:rPr>
          <w:rFonts w:eastAsiaTheme="minorEastAsia"/>
        </w:rPr>
        <w:fldChar w:fldCharType="separate"/>
      </w:r>
      <w:r>
        <w:rPr>
          <w:rFonts w:hint="eastAsia"/>
          <w:lang w:val="en-US" w:eastAsia="zh-CN"/>
        </w:rPr>
        <w:t>附录1</w:t>
      </w:r>
      <w:r>
        <w:tab/>
      </w:r>
      <w:r>
        <w:fldChar w:fldCharType="begin"/>
      </w:r>
      <w:r>
        <w:instrText xml:space="preserve"> PAGEREF _Toc12620 </w:instrText>
      </w:r>
      <w:r>
        <w:fldChar w:fldCharType="separate"/>
      </w:r>
      <w:r>
        <w:t>44</w:t>
      </w:r>
      <w:r>
        <w:fldChar w:fldCharType="end"/>
      </w:r>
      <w:r>
        <w:rPr>
          <w:rFonts w:eastAsiaTheme="minorEastAsia"/>
        </w:rPr>
        <w:fldChar w:fldCharType="end"/>
      </w:r>
    </w:p>
    <w:p>
      <w:pPr>
        <w:pStyle w:val="13"/>
        <w:tabs>
          <w:tab w:val="right" w:leader="dot" w:pos="8787"/>
        </w:tabs>
      </w:pPr>
      <w:r>
        <w:rPr>
          <w:rFonts w:eastAsiaTheme="minorEastAsia"/>
        </w:rPr>
        <w:fldChar w:fldCharType="begin"/>
      </w:r>
      <w:r>
        <w:rPr>
          <w:rFonts w:eastAsiaTheme="minorEastAsia"/>
        </w:rPr>
        <w:instrText xml:space="preserve"> HYPERLINK \l _Toc25720 </w:instrText>
      </w:r>
      <w:r>
        <w:rPr>
          <w:rFonts w:eastAsiaTheme="minorEastAsia"/>
        </w:rPr>
        <w:fldChar w:fldCharType="separate"/>
      </w:r>
      <w:r>
        <w:rPr>
          <w:rFonts w:hint="eastAsia"/>
          <w:lang w:val="en-US" w:eastAsia="zh-CN"/>
        </w:rPr>
        <w:t>附录2</w:t>
      </w:r>
      <w:r>
        <w:tab/>
      </w:r>
      <w:r>
        <w:fldChar w:fldCharType="begin"/>
      </w:r>
      <w:r>
        <w:instrText xml:space="preserve"> PAGEREF _Toc25720 </w:instrText>
      </w:r>
      <w:r>
        <w:fldChar w:fldCharType="separate"/>
      </w:r>
      <w:r>
        <w:t>49</w:t>
      </w:r>
      <w:r>
        <w:fldChar w:fldCharType="end"/>
      </w:r>
      <w:r>
        <w:rPr>
          <w:rFonts w:eastAsiaTheme="minorEastAsia"/>
        </w:rPr>
        <w:fldChar w:fldCharType="end"/>
      </w:r>
    </w:p>
    <w:p>
      <w:pPr>
        <w:pStyle w:val="12"/>
        <w:tabs>
          <w:tab w:val="right" w:leader="dot" w:pos="8777"/>
        </w:tabs>
        <w:spacing w:line="360" w:lineRule="auto"/>
        <w:rPr>
          <w:rFonts w:eastAsiaTheme="minorEastAsia"/>
        </w:rPr>
        <w:sectPr>
          <w:headerReference r:id="rId4" w:type="default"/>
          <w:footerReference r:id="rId5" w:type="default"/>
          <w:pgSz w:w="11906" w:h="16838"/>
          <w:pgMar w:top="1418" w:right="1418" w:bottom="1418" w:left="1701" w:header="851" w:footer="851" w:gutter="0"/>
          <w:pgBorders>
            <w:top w:val="none" w:sz="0" w:space="0"/>
            <w:left w:val="none" w:sz="0" w:space="0"/>
            <w:bottom w:val="none" w:sz="0" w:space="0"/>
            <w:right w:val="none" w:sz="0" w:space="0"/>
          </w:pgBorders>
          <w:pgNumType w:fmt="upperRoman" w:start="1"/>
          <w:cols w:space="425" w:num="1"/>
          <w:docGrid w:type="lines" w:linePitch="312" w:charSpace="0"/>
        </w:sectPr>
      </w:pPr>
      <w:ins w:id="206" w:author="Windows 用户" w:date="2020-05-22T23:26:00Z">
        <w:r>
          <w:rPr>
            <w:rFonts w:eastAsiaTheme="minorEastAsia"/>
          </w:rPr>
          <w:fldChar w:fldCharType="end"/>
        </w:r>
      </w:ins>
    </w:p>
    <w:p>
      <w:pPr>
        <w:rPr>
          <w:del w:id="207" w:author="Windows 用户" w:date="2020-05-22T23:28:00Z"/>
        </w:rPr>
      </w:pPr>
    </w:p>
    <w:customXmlDelRangeStart w:id="208" w:author="Windows 用户" w:date="2020-05-22T23:28:00Z"/>
    <w:sdt>
      <w:sdtPr>
        <w:rPr>
          <w:rFonts w:ascii="宋体" w:hAnsi="宋体" w:eastAsiaTheme="minorEastAsia" w:cstheme="minorBidi"/>
          <w:kern w:val="0"/>
          <w:sz w:val="20"/>
          <w:szCs w:val="20"/>
        </w:rPr>
        <w:id w:val="-2066323624"/>
        <w15:color w:val="DBDBDB"/>
        <w:docPartObj>
          <w:docPartGallery w:val="Table of Contents"/>
          <w:docPartUnique/>
        </w:docPartObj>
      </w:sdtPr>
      <w:sdtEndPr>
        <w:rPr>
          <w:rFonts w:ascii="宋体" w:hAnsi="宋体" w:eastAsia="宋体" w:cs="Times New Roman"/>
          <w:b/>
          <w:bCs/>
          <w:kern w:val="2"/>
          <w:sz w:val="24"/>
          <w:szCs w:val="24"/>
        </w:rPr>
      </w:sdtEndPr>
      <w:sdtContent>
        <w:customXmlDelRangeEnd w:id="208"/>
        <w:p>
          <w:pPr>
            <w:jc w:val="both"/>
            <w:rPr>
              <w:del w:id="211" w:author="Windows 用户" w:date="2020-05-22T23:28:00Z"/>
            </w:rPr>
            <w:pPrChange w:id="210" w:author="Windows 用户" w:date="2020-05-22T23:28:00Z">
              <w:pPr>
                <w:jc w:val="center"/>
              </w:pPr>
            </w:pPrChange>
          </w:pPr>
          <w:del w:id="213" w:author="Windows 用户" w:date="2020-05-22T23:28:00Z">
            <w:bookmarkStart w:id="34" w:name="_Toc31087_WPSOffice_Type2"/>
            <w:r>
              <w:rPr>
                <w:rFonts w:ascii="宋体" w:hAnsi="宋体"/>
              </w:rPr>
              <w:delText>目录</w:delText>
            </w:r>
          </w:del>
        </w:p>
        <w:p>
          <w:pPr>
            <w:rPr>
              <w:del w:id="215" w:author="Windows 用户" w:date="2020-05-22T23:28:00Z"/>
            </w:rPr>
            <w:pPrChange w:id="214" w:author="Windows 用户" w:date="2020-05-22T23:28:00Z">
              <w:pPr>
                <w:pStyle w:val="33"/>
                <w:tabs>
                  <w:tab w:val="right" w:leader="dot" w:pos="8306"/>
                </w:tabs>
              </w:pPr>
            </w:pPrChange>
          </w:pPr>
          <w:del w:id="216" w:author="Windows 用户" w:date="2020-05-22T23:28:00Z">
            <w:r>
              <w:rPr/>
              <w:fldChar w:fldCharType="begin"/>
            </w:r>
          </w:del>
          <w:del w:id="217" w:author="Windows 用户" w:date="2020-05-22T23:28:00Z">
            <w:r>
              <w:rPr/>
              <w:delInstrText xml:space="preserve"> HYPERLINK \l "_Toc21857_WPSOffice_Level1" </w:delInstrText>
            </w:r>
          </w:del>
          <w:del w:id="218" w:author="Windows 用户" w:date="2020-05-22T23:28:00Z">
            <w:r>
              <w:rPr/>
              <w:fldChar w:fldCharType="separate"/>
            </w:r>
          </w:del>
          <w:customXmlDelRangeStart w:id="220" w:author="Windows 用户" w:date="2020-05-22T23:28:00Z"/>
          <w:sdt>
            <w:sdtPr>
              <w:rPr>
                <w:b/>
                <w:bCs/>
                <w:sz w:val="21"/>
              </w:rPr>
              <w:id w:val="147452421"/>
              <w:placeholder>
                <w:docPart w:val="7ACC990FC7874B7A80E3D65FBABC93F5"/>
              </w:placeholder>
              <w15:color w:val="509DF3"/>
            </w:sdtPr>
            <w:sdtEndPr>
              <w:rPr>
                <w:b/>
                <w:bCs/>
                <w:sz w:val="21"/>
              </w:rPr>
            </w:sdtEndPr>
            <w:sdtContent>
              <w:customXmlDelRangeEnd w:id="220"/>
              <w:del w:id="222" w:author="Windows 用户" w:date="2020-05-22T23:28:00Z">
                <w:r>
                  <w:rPr>
                    <w:rFonts w:hint="eastAsia" w:ascii="黑体" w:hAnsi="黑体" w:eastAsia="黑体"/>
                    <w:b/>
                    <w:bCs/>
                  </w:rPr>
                  <w:delText>1 绪论</w:delText>
                </w:r>
              </w:del>
              <w:customXmlDelRangeStart w:id="224" w:author="Windows 用户" w:date="2020-05-22T23:28:00Z"/>
            </w:sdtContent>
          </w:sdt>
          <w:customXmlDelRangeEnd w:id="224"/>
          <w:del w:id="225" w:author="Windows 用户" w:date="2020-05-22T23:28:00Z">
            <w:r>
              <w:rPr>
                <w:b/>
                <w:bCs/>
              </w:rPr>
              <w:tab/>
            </w:r>
          </w:del>
          <w:del w:id="226" w:author="Windows 用户" w:date="2020-05-22T23:28:00Z">
            <w:bookmarkStart w:id="35" w:name="_Toc21857_WPSOffice_Level1Page"/>
            <w:r>
              <w:rPr>
                <w:b/>
                <w:bCs/>
              </w:rPr>
              <w:delText>5</w:delText>
            </w:r>
            <w:bookmarkEnd w:id="35"/>
          </w:del>
          <w:del w:id="227" w:author="Windows 用户" w:date="2020-05-22T23:28:00Z">
            <w:r>
              <w:rPr>
                <w:b/>
                <w:bCs/>
              </w:rPr>
              <w:fldChar w:fldCharType="end"/>
            </w:r>
          </w:del>
        </w:p>
        <w:p>
          <w:pPr>
            <w:rPr>
              <w:del w:id="229" w:author="Windows 用户" w:date="2020-05-22T23:28:00Z"/>
            </w:rPr>
            <w:pPrChange w:id="228" w:author="Windows 用户" w:date="2020-05-22T23:28:00Z">
              <w:pPr>
                <w:pStyle w:val="33"/>
                <w:tabs>
                  <w:tab w:val="right" w:leader="dot" w:pos="8306"/>
                </w:tabs>
              </w:pPr>
            </w:pPrChange>
          </w:pPr>
          <w:del w:id="230" w:author="Windows 用户" w:date="2020-05-22T23:28:00Z">
            <w:r>
              <w:rPr/>
              <w:fldChar w:fldCharType="begin"/>
            </w:r>
          </w:del>
          <w:del w:id="231" w:author="Windows 用户" w:date="2020-05-22T23:28:00Z">
            <w:r>
              <w:rPr/>
              <w:delInstrText xml:space="preserve"> HYPERLINK \l "_Toc31087_WPSOffice_Level1" </w:delInstrText>
            </w:r>
          </w:del>
          <w:del w:id="232" w:author="Windows 用户" w:date="2020-05-22T23:28:00Z">
            <w:r>
              <w:rPr/>
              <w:fldChar w:fldCharType="separate"/>
            </w:r>
          </w:del>
          <w:customXmlDelRangeStart w:id="234" w:author="Windows 用户" w:date="2020-05-22T23:28:00Z"/>
          <w:sdt>
            <w:sdtPr>
              <w:rPr>
                <w:b/>
                <w:bCs/>
                <w:sz w:val="21"/>
              </w:rPr>
              <w:id w:val="1388997731"/>
              <w:placeholder>
                <w:docPart w:val="23881C28D7674374AC5F8A17C6BE4F6C"/>
              </w:placeholder>
              <w15:color w:val="509DF3"/>
            </w:sdtPr>
            <w:sdtEndPr>
              <w:rPr>
                <w:b/>
                <w:bCs/>
                <w:sz w:val="21"/>
              </w:rPr>
            </w:sdtEndPr>
            <w:sdtContent>
              <w:customXmlDelRangeEnd w:id="234"/>
              <w:del w:id="236" w:author="Windows 用户" w:date="2020-05-22T23:28:00Z">
                <w:r>
                  <w:rPr>
                    <w:rFonts w:hint="eastAsia" w:ascii="黑体" w:hAnsi="黑体" w:eastAsia="黑体" w:cs="黑体"/>
                    <w:b/>
                    <w:bCs/>
                  </w:rPr>
                  <w:delText>1.1</w:delText>
                </w:r>
              </w:del>
              <w:del w:id="237" w:author="Windows 用户" w:date="2020-05-22T23:28:00Z">
                <w:r>
                  <w:rPr>
                    <w:rFonts w:hint="eastAsia" w:ascii="黑体" w:hAnsi="黑体" w:eastAsia="黑体"/>
                    <w:b/>
                    <w:bCs/>
                  </w:rPr>
                  <w:delText xml:space="preserve"> </w:delText>
                </w:r>
              </w:del>
              <w:del w:id="238" w:author="Windows 用户" w:date="2020-05-22T23:28:00Z">
                <w:r>
                  <w:rPr>
                    <w:rFonts w:hint="eastAsia" w:ascii="黑体" w:hAnsi="黑体" w:eastAsia="黑体" w:cs="黑体"/>
                    <w:b/>
                    <w:bCs/>
                  </w:rPr>
                  <w:delText>研究背景</w:delText>
                </w:r>
              </w:del>
              <w:customXmlDelRangeStart w:id="240" w:author="Windows 用户" w:date="2020-05-22T23:28:00Z"/>
            </w:sdtContent>
          </w:sdt>
          <w:customXmlDelRangeEnd w:id="240"/>
          <w:del w:id="241" w:author="Windows 用户" w:date="2020-05-22T23:28:00Z">
            <w:r>
              <w:rPr>
                <w:b/>
                <w:bCs/>
              </w:rPr>
              <w:tab/>
            </w:r>
          </w:del>
          <w:del w:id="242" w:author="Windows 用户" w:date="2020-05-22T23:28:00Z">
            <w:bookmarkStart w:id="36" w:name="_Toc31087_WPSOffice_Level1Page"/>
            <w:r>
              <w:rPr>
                <w:b/>
                <w:bCs/>
              </w:rPr>
              <w:delText>5</w:delText>
            </w:r>
            <w:bookmarkEnd w:id="36"/>
          </w:del>
          <w:del w:id="243" w:author="Windows 用户" w:date="2020-05-22T23:28:00Z">
            <w:r>
              <w:rPr>
                <w:b/>
                <w:bCs/>
              </w:rPr>
              <w:fldChar w:fldCharType="end"/>
            </w:r>
          </w:del>
        </w:p>
        <w:p>
          <w:pPr>
            <w:rPr>
              <w:del w:id="245" w:author="Windows 用户" w:date="2020-05-22T23:28:00Z"/>
            </w:rPr>
            <w:pPrChange w:id="244" w:author="Windows 用户" w:date="2020-05-22T23:28:00Z">
              <w:pPr>
                <w:pStyle w:val="33"/>
                <w:tabs>
                  <w:tab w:val="right" w:leader="dot" w:pos="8306"/>
                </w:tabs>
              </w:pPr>
            </w:pPrChange>
          </w:pPr>
          <w:del w:id="246" w:author="Windows 用户" w:date="2020-05-22T23:28:00Z">
            <w:r>
              <w:rPr/>
              <w:fldChar w:fldCharType="begin"/>
            </w:r>
          </w:del>
          <w:del w:id="247" w:author="Windows 用户" w:date="2020-05-22T23:28:00Z">
            <w:r>
              <w:rPr/>
              <w:delInstrText xml:space="preserve"> HYPERLINK \l "_Toc17688_WPSOffice_Level1" </w:delInstrText>
            </w:r>
          </w:del>
          <w:del w:id="248" w:author="Windows 用户" w:date="2020-05-22T23:28:00Z">
            <w:r>
              <w:rPr/>
              <w:fldChar w:fldCharType="separate"/>
            </w:r>
          </w:del>
          <w:customXmlDelRangeStart w:id="250" w:author="Windows 用户" w:date="2020-05-22T23:28:00Z"/>
          <w:sdt>
            <w:sdtPr>
              <w:rPr>
                <w:b/>
                <w:bCs/>
                <w:sz w:val="21"/>
              </w:rPr>
              <w:id w:val="1664275513"/>
              <w:placeholder>
                <w:docPart w:val="29E9A38AAAB8492AA283B27374B6A9B8"/>
              </w:placeholder>
              <w15:color w:val="509DF3"/>
            </w:sdtPr>
            <w:sdtEndPr>
              <w:rPr>
                <w:b/>
                <w:bCs/>
                <w:sz w:val="21"/>
              </w:rPr>
            </w:sdtEndPr>
            <w:sdtContent>
              <w:customXmlDelRangeEnd w:id="250"/>
              <w:del w:id="252" w:author="Windows 用户" w:date="2020-05-22T23:28:00Z">
                <w:r>
                  <w:rPr>
                    <w:rFonts w:hint="eastAsia" w:ascii="黑体" w:hAnsi="黑体" w:eastAsia="黑体"/>
                    <w:b/>
                    <w:bCs/>
                  </w:rPr>
                  <w:delText xml:space="preserve">1.2 </w:delText>
                </w:r>
              </w:del>
              <w:del w:id="253" w:author="Windows 用户" w:date="2020-05-22T23:28:00Z">
                <w:r>
                  <w:rPr>
                    <w:rFonts w:ascii="黑体" w:hAnsi="黑体" w:eastAsia="黑体"/>
                    <w:b/>
                    <w:bCs/>
                  </w:rPr>
                  <w:delText>国内外</w:delText>
                </w:r>
              </w:del>
              <w:del w:id="254" w:author="Windows 用户" w:date="2020-05-22T23:28:00Z">
                <w:r>
                  <w:rPr>
                    <w:rFonts w:hint="eastAsia" w:ascii="黑体" w:hAnsi="黑体" w:eastAsia="黑体"/>
                    <w:b/>
                    <w:bCs/>
                  </w:rPr>
                  <w:delText>高维近似检索研究</w:delText>
                </w:r>
              </w:del>
              <w:del w:id="255" w:author="Windows 用户" w:date="2020-05-22T23:28:00Z">
                <w:r>
                  <w:rPr>
                    <w:rFonts w:ascii="黑体" w:hAnsi="黑体" w:eastAsia="黑体"/>
                    <w:b/>
                    <w:bCs/>
                  </w:rPr>
                  <w:delText>现状</w:delText>
                </w:r>
              </w:del>
              <w:customXmlDelRangeStart w:id="257" w:author="Windows 用户" w:date="2020-05-22T23:28:00Z"/>
            </w:sdtContent>
          </w:sdt>
          <w:customXmlDelRangeEnd w:id="257"/>
          <w:del w:id="258" w:author="Windows 用户" w:date="2020-05-22T23:28:00Z">
            <w:r>
              <w:rPr>
                <w:b/>
                <w:bCs/>
              </w:rPr>
              <w:tab/>
            </w:r>
          </w:del>
          <w:del w:id="259" w:author="Windows 用户" w:date="2020-05-22T23:28:00Z">
            <w:bookmarkStart w:id="37" w:name="_Toc17688_WPSOffice_Level1Page"/>
            <w:r>
              <w:rPr>
                <w:b/>
                <w:bCs/>
              </w:rPr>
              <w:delText>6</w:delText>
            </w:r>
            <w:bookmarkEnd w:id="37"/>
          </w:del>
          <w:del w:id="260" w:author="Windows 用户" w:date="2020-05-22T23:28:00Z">
            <w:r>
              <w:rPr>
                <w:b/>
                <w:bCs/>
              </w:rPr>
              <w:fldChar w:fldCharType="end"/>
            </w:r>
          </w:del>
        </w:p>
        <w:p>
          <w:pPr>
            <w:ind w:left="480"/>
            <w:rPr>
              <w:del w:id="262" w:author="Windows 用户" w:date="2020-05-22T23:28:00Z"/>
            </w:rPr>
            <w:pPrChange w:id="261" w:author="Windows 用户" w:date="2020-05-22T23:28:00Z">
              <w:pPr>
                <w:pStyle w:val="34"/>
                <w:tabs>
                  <w:tab w:val="right" w:leader="dot" w:pos="8306"/>
                </w:tabs>
                <w:ind w:left="480"/>
              </w:pPr>
            </w:pPrChange>
          </w:pPr>
          <w:del w:id="263" w:author="Windows 用户" w:date="2020-05-22T23:28:00Z">
            <w:r>
              <w:rPr/>
              <w:fldChar w:fldCharType="begin"/>
            </w:r>
          </w:del>
          <w:del w:id="264" w:author="Windows 用户" w:date="2020-05-22T23:28:00Z">
            <w:r>
              <w:rPr/>
              <w:delInstrText xml:space="preserve"> HYPERLINK \l "_Toc31087_WPSOffice_Level2" </w:delInstrText>
            </w:r>
          </w:del>
          <w:del w:id="265" w:author="Windows 用户" w:date="2020-05-22T23:28:00Z">
            <w:r>
              <w:rPr/>
              <w:fldChar w:fldCharType="separate"/>
            </w:r>
          </w:del>
          <w:customXmlDelRangeStart w:id="267" w:author="Windows 用户" w:date="2020-05-22T23:28:00Z"/>
          <w:sdt>
            <w:sdtPr>
              <w:rPr>
                <w:sz w:val="21"/>
              </w:rPr>
              <w:id w:val="-448937191"/>
              <w:placeholder>
                <w:docPart w:val="2B28B7328A9E4BE6AE4AE931E8989EB9"/>
              </w:placeholder>
              <w15:color w:val="509DF3"/>
            </w:sdtPr>
            <w:sdtEndPr>
              <w:rPr>
                <w:sz w:val="21"/>
              </w:rPr>
            </w:sdtEndPr>
            <w:sdtContent>
              <w:customXmlDelRangeEnd w:id="267"/>
              <w:del w:id="269" w:author="Windows 用户" w:date="2020-05-22T23:28:00Z">
                <w:r>
                  <w:rPr>
                    <w:rFonts w:hint="eastAsia" w:ascii="黑体" w:hAnsi="黑体" w:eastAsia="黑体"/>
                  </w:rPr>
                  <w:delText>1.2.1 早期现状</w:delText>
                </w:r>
              </w:del>
              <w:customXmlDelRangeStart w:id="271" w:author="Windows 用户" w:date="2020-05-22T23:28:00Z"/>
            </w:sdtContent>
          </w:sdt>
          <w:customXmlDelRangeEnd w:id="271"/>
          <w:del w:id="272" w:author="Windows 用户" w:date="2020-05-22T23:28:00Z">
            <w:r>
              <w:rPr/>
              <w:tab/>
            </w:r>
          </w:del>
          <w:del w:id="273" w:author="Windows 用户" w:date="2020-05-22T23:28:00Z">
            <w:bookmarkStart w:id="38" w:name="_Toc31087_WPSOffice_Level2Page"/>
            <w:r>
              <w:rPr/>
              <w:delText>6</w:delText>
            </w:r>
            <w:bookmarkEnd w:id="38"/>
          </w:del>
          <w:del w:id="274" w:author="Windows 用户" w:date="2020-05-22T23:28:00Z">
            <w:r>
              <w:rPr/>
              <w:fldChar w:fldCharType="end"/>
            </w:r>
          </w:del>
        </w:p>
        <w:p>
          <w:pPr>
            <w:ind w:left="480"/>
            <w:rPr>
              <w:del w:id="276" w:author="Windows 用户" w:date="2020-05-22T23:28:00Z"/>
            </w:rPr>
            <w:pPrChange w:id="275" w:author="Windows 用户" w:date="2020-05-22T23:28:00Z">
              <w:pPr>
                <w:pStyle w:val="34"/>
                <w:tabs>
                  <w:tab w:val="right" w:leader="dot" w:pos="8306"/>
                </w:tabs>
                <w:ind w:left="480"/>
              </w:pPr>
            </w:pPrChange>
          </w:pPr>
          <w:del w:id="277" w:author="Windows 用户" w:date="2020-05-22T23:28:00Z">
            <w:r>
              <w:rPr/>
              <w:fldChar w:fldCharType="begin"/>
            </w:r>
          </w:del>
          <w:del w:id="278" w:author="Windows 用户" w:date="2020-05-22T23:28:00Z">
            <w:r>
              <w:rPr/>
              <w:delInstrText xml:space="preserve"> HYPERLINK \l "_Toc17688_WPSOffice_Level2" </w:delInstrText>
            </w:r>
          </w:del>
          <w:del w:id="279" w:author="Windows 用户" w:date="2020-05-22T23:28:00Z">
            <w:r>
              <w:rPr/>
              <w:fldChar w:fldCharType="separate"/>
            </w:r>
          </w:del>
          <w:customXmlDelRangeStart w:id="281" w:author="Windows 用户" w:date="2020-05-22T23:28:00Z"/>
          <w:sdt>
            <w:sdtPr>
              <w:rPr>
                <w:sz w:val="21"/>
              </w:rPr>
              <w:id w:val="96300375"/>
              <w:placeholder>
                <w:docPart w:val="33F268D1E60A4079B84A06EA3DD8682A"/>
              </w:placeholder>
              <w15:color w:val="509DF3"/>
            </w:sdtPr>
            <w:sdtEndPr>
              <w:rPr>
                <w:sz w:val="21"/>
              </w:rPr>
            </w:sdtEndPr>
            <w:sdtContent>
              <w:customXmlDelRangeEnd w:id="281"/>
              <w:del w:id="283" w:author="Windows 用户" w:date="2020-05-22T23:28:00Z">
                <w:r>
                  <w:rPr>
                    <w:rFonts w:hint="eastAsia" w:ascii="黑体" w:hAnsi="黑体" w:eastAsia="黑体"/>
                  </w:rPr>
                  <w:delText>1.2.2 近期现状</w:delText>
                </w:r>
              </w:del>
              <w:customXmlDelRangeStart w:id="285" w:author="Windows 用户" w:date="2020-05-22T23:28:00Z"/>
            </w:sdtContent>
          </w:sdt>
          <w:customXmlDelRangeEnd w:id="285"/>
          <w:del w:id="286" w:author="Windows 用户" w:date="2020-05-22T23:28:00Z">
            <w:r>
              <w:rPr/>
              <w:tab/>
            </w:r>
          </w:del>
          <w:del w:id="287" w:author="Windows 用户" w:date="2020-05-22T23:28:00Z">
            <w:bookmarkStart w:id="39" w:name="_Toc17688_WPSOffice_Level2Page"/>
            <w:r>
              <w:rPr/>
              <w:delText>7</w:delText>
            </w:r>
            <w:bookmarkEnd w:id="39"/>
          </w:del>
          <w:del w:id="288" w:author="Windows 用户" w:date="2020-05-22T23:28:00Z">
            <w:r>
              <w:rPr/>
              <w:fldChar w:fldCharType="end"/>
            </w:r>
          </w:del>
        </w:p>
        <w:p>
          <w:pPr>
            <w:rPr>
              <w:del w:id="290" w:author="Windows 用户" w:date="2020-05-22T23:28:00Z"/>
            </w:rPr>
            <w:pPrChange w:id="289" w:author="Windows 用户" w:date="2020-05-22T23:28:00Z">
              <w:pPr>
                <w:pStyle w:val="33"/>
                <w:tabs>
                  <w:tab w:val="right" w:leader="dot" w:pos="8306"/>
                </w:tabs>
              </w:pPr>
            </w:pPrChange>
          </w:pPr>
          <w:del w:id="291" w:author="Windows 用户" w:date="2020-05-22T23:28:00Z">
            <w:r>
              <w:rPr/>
              <w:fldChar w:fldCharType="begin"/>
            </w:r>
          </w:del>
          <w:del w:id="292" w:author="Windows 用户" w:date="2020-05-22T23:28:00Z">
            <w:r>
              <w:rPr/>
              <w:delInstrText xml:space="preserve"> HYPERLINK \l "_Toc3190_WPSOffice_Level1" </w:delInstrText>
            </w:r>
          </w:del>
          <w:del w:id="293" w:author="Windows 用户" w:date="2020-05-22T23:28:00Z">
            <w:r>
              <w:rPr/>
              <w:fldChar w:fldCharType="separate"/>
            </w:r>
          </w:del>
          <w:customXmlDelRangeStart w:id="295" w:author="Windows 用户" w:date="2020-05-22T23:28:00Z"/>
          <w:sdt>
            <w:sdtPr>
              <w:rPr>
                <w:b/>
                <w:bCs/>
                <w:sz w:val="21"/>
              </w:rPr>
              <w:id w:val="-318266500"/>
              <w:placeholder>
                <w:docPart w:val="3A7404FD90244AEC885EBF49D1AAA1B0"/>
              </w:placeholder>
              <w15:color w:val="509DF3"/>
            </w:sdtPr>
            <w:sdtEndPr>
              <w:rPr>
                <w:b/>
                <w:bCs/>
                <w:sz w:val="21"/>
              </w:rPr>
            </w:sdtEndPr>
            <w:sdtContent>
              <w:customXmlDelRangeEnd w:id="295"/>
              <w:del w:id="297" w:author="Windows 用户" w:date="2020-05-22T23:28:00Z">
                <w:r>
                  <w:rPr>
                    <w:rFonts w:ascii="黑体" w:hAnsi="黑体" w:eastAsia="黑体"/>
                    <w:b/>
                    <w:bCs/>
                  </w:rPr>
                  <w:delText>1.</w:delText>
                </w:r>
              </w:del>
              <w:del w:id="298" w:author="Windows 用户" w:date="2020-05-22T23:28:00Z">
                <w:r>
                  <w:rPr>
                    <w:rFonts w:hint="eastAsia" w:ascii="黑体" w:hAnsi="黑体" w:eastAsia="黑体"/>
                    <w:b/>
                    <w:bCs/>
                  </w:rPr>
                  <w:delText xml:space="preserve">3 </w:delText>
                </w:r>
              </w:del>
              <w:del w:id="299" w:author="Windows 用户" w:date="2020-05-22T23:28:00Z">
                <w:r>
                  <w:rPr>
                    <w:rFonts w:ascii="黑体" w:hAnsi="黑体" w:eastAsia="黑体"/>
                    <w:b/>
                    <w:bCs/>
                  </w:rPr>
                  <w:delText>本文研究内容和技术路线</w:delText>
                </w:r>
              </w:del>
              <w:customXmlDelRangeStart w:id="301" w:author="Windows 用户" w:date="2020-05-22T23:28:00Z"/>
            </w:sdtContent>
          </w:sdt>
          <w:customXmlDelRangeEnd w:id="301"/>
          <w:del w:id="302" w:author="Windows 用户" w:date="2020-05-22T23:28:00Z">
            <w:r>
              <w:rPr>
                <w:b/>
                <w:bCs/>
              </w:rPr>
              <w:tab/>
            </w:r>
          </w:del>
          <w:del w:id="303" w:author="Windows 用户" w:date="2020-05-22T23:28:00Z">
            <w:bookmarkStart w:id="40" w:name="_Toc3190_WPSOffice_Level1Page"/>
            <w:r>
              <w:rPr>
                <w:b/>
                <w:bCs/>
              </w:rPr>
              <w:delText>7</w:delText>
            </w:r>
            <w:bookmarkEnd w:id="40"/>
          </w:del>
          <w:del w:id="304" w:author="Windows 用户" w:date="2020-05-22T23:28:00Z">
            <w:r>
              <w:rPr>
                <w:b/>
                <w:bCs/>
              </w:rPr>
              <w:fldChar w:fldCharType="end"/>
            </w:r>
          </w:del>
        </w:p>
        <w:p>
          <w:pPr>
            <w:ind w:left="480"/>
            <w:rPr>
              <w:del w:id="306" w:author="Windows 用户" w:date="2020-05-22T23:28:00Z"/>
            </w:rPr>
            <w:pPrChange w:id="305" w:author="Windows 用户" w:date="2020-05-22T23:28:00Z">
              <w:pPr>
                <w:pStyle w:val="34"/>
                <w:tabs>
                  <w:tab w:val="right" w:leader="dot" w:pos="8306"/>
                </w:tabs>
                <w:ind w:left="480"/>
              </w:pPr>
            </w:pPrChange>
          </w:pPr>
          <w:del w:id="307" w:author="Windows 用户" w:date="2020-05-22T23:28:00Z">
            <w:r>
              <w:rPr/>
              <w:fldChar w:fldCharType="begin"/>
            </w:r>
          </w:del>
          <w:del w:id="308" w:author="Windows 用户" w:date="2020-05-22T23:28:00Z">
            <w:r>
              <w:rPr/>
              <w:delInstrText xml:space="preserve"> HYPERLINK \l "_Toc3190_WPSOffice_Level2" </w:delInstrText>
            </w:r>
          </w:del>
          <w:del w:id="309" w:author="Windows 用户" w:date="2020-05-22T23:28:00Z">
            <w:r>
              <w:rPr/>
              <w:fldChar w:fldCharType="separate"/>
            </w:r>
          </w:del>
          <w:customXmlDelRangeStart w:id="311" w:author="Windows 用户" w:date="2020-05-22T23:28:00Z"/>
          <w:sdt>
            <w:sdtPr>
              <w:rPr>
                <w:sz w:val="21"/>
              </w:rPr>
              <w:id w:val="708998323"/>
              <w:placeholder>
                <w:docPart w:val="4C883DD268614451BA9C6FD69FC40491"/>
              </w:placeholder>
              <w15:color w:val="509DF3"/>
            </w:sdtPr>
            <w:sdtEndPr>
              <w:rPr>
                <w:sz w:val="21"/>
              </w:rPr>
            </w:sdtEndPr>
            <w:sdtContent>
              <w:customXmlDelRangeEnd w:id="311"/>
              <w:del w:id="313" w:author="Windows 用户" w:date="2020-05-22T23:28:00Z">
                <w:r>
                  <w:rPr>
                    <w:rFonts w:hint="eastAsia" w:ascii="黑体" w:hAnsi="黑体" w:eastAsia="黑体"/>
                  </w:rPr>
                  <w:delText>1.3.1  本文的研究内容</w:delText>
                </w:r>
              </w:del>
              <w:customXmlDelRangeStart w:id="315" w:author="Windows 用户" w:date="2020-05-22T23:28:00Z"/>
            </w:sdtContent>
          </w:sdt>
          <w:customXmlDelRangeEnd w:id="315"/>
          <w:del w:id="316" w:author="Windows 用户" w:date="2020-05-22T23:28:00Z">
            <w:r>
              <w:rPr/>
              <w:tab/>
            </w:r>
          </w:del>
          <w:del w:id="317" w:author="Windows 用户" w:date="2020-05-22T23:28:00Z">
            <w:bookmarkStart w:id="41" w:name="_Toc3190_WPSOffice_Level2Page"/>
            <w:r>
              <w:rPr/>
              <w:delText>8</w:delText>
            </w:r>
            <w:bookmarkEnd w:id="41"/>
          </w:del>
          <w:del w:id="318" w:author="Windows 用户" w:date="2020-05-22T23:28:00Z">
            <w:r>
              <w:rPr/>
              <w:fldChar w:fldCharType="end"/>
            </w:r>
          </w:del>
        </w:p>
        <w:p>
          <w:pPr>
            <w:ind w:left="480"/>
            <w:rPr>
              <w:del w:id="320" w:author="Windows 用户" w:date="2020-05-22T23:28:00Z"/>
            </w:rPr>
            <w:pPrChange w:id="319" w:author="Windows 用户" w:date="2020-05-22T23:28:00Z">
              <w:pPr>
                <w:pStyle w:val="34"/>
                <w:tabs>
                  <w:tab w:val="right" w:leader="dot" w:pos="8306"/>
                </w:tabs>
                <w:ind w:left="480"/>
              </w:pPr>
            </w:pPrChange>
          </w:pPr>
          <w:del w:id="321" w:author="Windows 用户" w:date="2020-05-22T23:28:00Z">
            <w:r>
              <w:rPr/>
              <w:fldChar w:fldCharType="begin"/>
            </w:r>
          </w:del>
          <w:del w:id="322" w:author="Windows 用户" w:date="2020-05-22T23:28:00Z">
            <w:r>
              <w:rPr/>
              <w:delInstrText xml:space="preserve"> HYPERLINK \l "_Toc24061_WPSOffice_Level2" </w:delInstrText>
            </w:r>
          </w:del>
          <w:del w:id="323" w:author="Windows 用户" w:date="2020-05-22T23:28:00Z">
            <w:r>
              <w:rPr/>
              <w:fldChar w:fldCharType="separate"/>
            </w:r>
          </w:del>
          <w:customXmlDelRangeStart w:id="325" w:author="Windows 用户" w:date="2020-05-22T23:28:00Z"/>
          <w:sdt>
            <w:sdtPr>
              <w:rPr>
                <w:sz w:val="21"/>
              </w:rPr>
              <w:id w:val="1142075297"/>
              <w:placeholder>
                <w:docPart w:val="556017233A9942F0A089CC65138B0322"/>
              </w:placeholder>
              <w15:color w:val="509DF3"/>
            </w:sdtPr>
            <w:sdtEndPr>
              <w:rPr>
                <w:sz w:val="21"/>
              </w:rPr>
            </w:sdtEndPr>
            <w:sdtContent>
              <w:customXmlDelRangeEnd w:id="325"/>
              <w:del w:id="327" w:author="Windows 用户" w:date="2020-05-22T23:28:00Z">
                <w:r>
                  <w:rPr>
                    <w:rFonts w:hint="eastAsia" w:ascii="黑体" w:hAnsi="黑体" w:eastAsia="黑体"/>
                  </w:rPr>
                  <w:delText>1.3.2  本文的研究方法和技术路线</w:delText>
                </w:r>
              </w:del>
              <w:customXmlDelRangeStart w:id="329" w:author="Windows 用户" w:date="2020-05-22T23:28:00Z"/>
            </w:sdtContent>
          </w:sdt>
          <w:customXmlDelRangeEnd w:id="329"/>
          <w:del w:id="330" w:author="Windows 用户" w:date="2020-05-22T23:28:00Z">
            <w:r>
              <w:rPr/>
              <w:tab/>
            </w:r>
          </w:del>
          <w:del w:id="331" w:author="Windows 用户" w:date="2020-05-22T23:28:00Z">
            <w:bookmarkStart w:id="42" w:name="_Toc24061_WPSOffice_Level2Page"/>
            <w:r>
              <w:rPr/>
              <w:delText>8</w:delText>
            </w:r>
            <w:bookmarkEnd w:id="42"/>
          </w:del>
          <w:del w:id="332" w:author="Windows 用户" w:date="2020-05-22T23:28:00Z">
            <w:r>
              <w:rPr/>
              <w:fldChar w:fldCharType="end"/>
            </w:r>
          </w:del>
        </w:p>
        <w:p>
          <w:pPr>
            <w:rPr>
              <w:del w:id="334" w:author="Windows 用户" w:date="2020-05-22T23:28:00Z"/>
            </w:rPr>
            <w:pPrChange w:id="333" w:author="Windows 用户" w:date="2020-05-22T23:28:00Z">
              <w:pPr>
                <w:pStyle w:val="33"/>
                <w:tabs>
                  <w:tab w:val="right" w:leader="dot" w:pos="8306"/>
                </w:tabs>
              </w:pPr>
            </w:pPrChange>
          </w:pPr>
          <w:del w:id="335" w:author="Windows 用户" w:date="2020-05-22T23:28:00Z">
            <w:r>
              <w:rPr/>
              <w:fldChar w:fldCharType="begin"/>
            </w:r>
          </w:del>
          <w:del w:id="336" w:author="Windows 用户" w:date="2020-05-22T23:28:00Z">
            <w:r>
              <w:rPr/>
              <w:delInstrText xml:space="preserve"> HYPERLINK \l "_Toc24061_WPSOffice_Level1" </w:delInstrText>
            </w:r>
          </w:del>
          <w:del w:id="337" w:author="Windows 用户" w:date="2020-05-22T23:28:00Z">
            <w:r>
              <w:rPr/>
              <w:fldChar w:fldCharType="separate"/>
            </w:r>
          </w:del>
          <w:customXmlDelRangeStart w:id="339" w:author="Windows 用户" w:date="2020-05-22T23:28:00Z"/>
          <w:sdt>
            <w:sdtPr>
              <w:rPr>
                <w:b/>
                <w:bCs/>
                <w:sz w:val="21"/>
              </w:rPr>
              <w:id w:val="332502494"/>
              <w:placeholder>
                <w:docPart w:val="F8ECBF1EC32C4D09A91261FD94FC183F"/>
              </w:placeholder>
              <w15:color w:val="509DF3"/>
            </w:sdtPr>
            <w:sdtEndPr>
              <w:rPr>
                <w:b/>
                <w:bCs/>
                <w:sz w:val="21"/>
              </w:rPr>
            </w:sdtEndPr>
            <w:sdtContent>
              <w:customXmlDelRangeEnd w:id="339"/>
              <w:del w:id="341" w:author="Windows 用户" w:date="2020-05-22T23:28:00Z">
                <w:r>
                  <w:rPr>
                    <w:rFonts w:hint="eastAsia" w:ascii="黑体" w:hAnsi="黑体" w:eastAsia="黑体"/>
                    <w:b/>
                    <w:bCs/>
                  </w:rPr>
                  <w:delText>1.4 论文组织结构</w:delText>
                </w:r>
              </w:del>
              <w:customXmlDelRangeStart w:id="343" w:author="Windows 用户" w:date="2020-05-22T23:28:00Z"/>
            </w:sdtContent>
          </w:sdt>
          <w:customXmlDelRangeEnd w:id="343"/>
          <w:del w:id="344" w:author="Windows 用户" w:date="2020-05-22T23:28:00Z">
            <w:r>
              <w:rPr>
                <w:b/>
                <w:bCs/>
              </w:rPr>
              <w:tab/>
            </w:r>
          </w:del>
          <w:del w:id="345" w:author="Windows 用户" w:date="2020-05-22T23:28:00Z">
            <w:bookmarkStart w:id="43" w:name="_Toc24061_WPSOffice_Level1Page"/>
            <w:r>
              <w:rPr>
                <w:b/>
                <w:bCs/>
              </w:rPr>
              <w:delText>8</w:delText>
            </w:r>
            <w:bookmarkEnd w:id="43"/>
          </w:del>
          <w:del w:id="346" w:author="Windows 用户" w:date="2020-05-22T23:28:00Z">
            <w:r>
              <w:rPr>
                <w:b/>
                <w:bCs/>
              </w:rPr>
              <w:fldChar w:fldCharType="end"/>
            </w:r>
          </w:del>
        </w:p>
        <w:p>
          <w:pPr>
            <w:rPr>
              <w:del w:id="348" w:author="Windows 用户" w:date="2020-05-22T23:28:00Z"/>
            </w:rPr>
            <w:pPrChange w:id="347" w:author="Windows 用户" w:date="2020-05-22T23:28:00Z">
              <w:pPr>
                <w:pStyle w:val="33"/>
                <w:tabs>
                  <w:tab w:val="right" w:leader="dot" w:pos="8306"/>
                </w:tabs>
              </w:pPr>
            </w:pPrChange>
          </w:pPr>
          <w:del w:id="349" w:author="Windows 用户" w:date="2020-05-22T23:28:00Z">
            <w:r>
              <w:rPr/>
              <w:fldChar w:fldCharType="begin"/>
            </w:r>
          </w:del>
          <w:del w:id="350" w:author="Windows 用户" w:date="2020-05-22T23:28:00Z">
            <w:r>
              <w:rPr/>
              <w:delInstrText xml:space="preserve"> HYPERLINK \l "_Toc15987_WPSOffice_Level1" </w:delInstrText>
            </w:r>
          </w:del>
          <w:del w:id="351" w:author="Windows 用户" w:date="2020-05-22T23:28:00Z">
            <w:r>
              <w:rPr/>
              <w:fldChar w:fldCharType="separate"/>
            </w:r>
          </w:del>
          <w:customXmlDelRangeStart w:id="353" w:author="Windows 用户" w:date="2020-05-22T23:28:00Z"/>
          <w:sdt>
            <w:sdtPr>
              <w:rPr>
                <w:b/>
                <w:bCs/>
                <w:sz w:val="21"/>
              </w:rPr>
              <w:id w:val="-736632580"/>
              <w:placeholder>
                <w:docPart w:val="B9256169B4F54E70B01709A176280694"/>
              </w:placeholder>
              <w15:color w:val="509DF3"/>
            </w:sdtPr>
            <w:sdtEndPr>
              <w:rPr>
                <w:b/>
                <w:bCs/>
                <w:sz w:val="21"/>
              </w:rPr>
            </w:sdtEndPr>
            <w:sdtContent>
              <w:customXmlDelRangeEnd w:id="353"/>
              <w:del w:id="355" w:author="Windows 用户" w:date="2020-05-22T23:28:00Z">
                <w:r>
                  <w:rPr>
                    <w:rFonts w:hint="eastAsia" w:ascii="黑体" w:hAnsi="黑体" w:eastAsia="黑体"/>
                    <w:b/>
                    <w:bCs/>
                  </w:rPr>
                  <w:delText>2相关技术介绍</w:delText>
                </w:r>
              </w:del>
              <w:customXmlDelRangeStart w:id="357" w:author="Windows 用户" w:date="2020-05-22T23:28:00Z"/>
            </w:sdtContent>
          </w:sdt>
          <w:customXmlDelRangeEnd w:id="357"/>
          <w:del w:id="358" w:author="Windows 用户" w:date="2020-05-22T23:28:00Z">
            <w:r>
              <w:rPr>
                <w:b/>
                <w:bCs/>
              </w:rPr>
              <w:tab/>
            </w:r>
          </w:del>
          <w:del w:id="359" w:author="Windows 用户" w:date="2020-05-22T23:28:00Z">
            <w:bookmarkStart w:id="44" w:name="_Toc15987_WPSOffice_Level1Page"/>
            <w:r>
              <w:rPr>
                <w:b/>
                <w:bCs/>
              </w:rPr>
              <w:delText>8</w:delText>
            </w:r>
            <w:bookmarkEnd w:id="44"/>
          </w:del>
          <w:del w:id="360" w:author="Windows 用户" w:date="2020-05-22T23:28:00Z">
            <w:r>
              <w:rPr>
                <w:b/>
                <w:bCs/>
              </w:rPr>
              <w:fldChar w:fldCharType="end"/>
            </w:r>
          </w:del>
        </w:p>
        <w:p>
          <w:pPr>
            <w:rPr>
              <w:del w:id="362" w:author="Windows 用户" w:date="2020-05-22T23:28:00Z"/>
            </w:rPr>
            <w:pPrChange w:id="361" w:author="Windows 用户" w:date="2020-05-22T23:28:00Z">
              <w:pPr>
                <w:pStyle w:val="33"/>
                <w:tabs>
                  <w:tab w:val="right" w:leader="dot" w:pos="8306"/>
                </w:tabs>
              </w:pPr>
            </w:pPrChange>
          </w:pPr>
          <w:del w:id="363" w:author="Windows 用户" w:date="2020-05-22T23:28:00Z">
            <w:r>
              <w:rPr/>
              <w:fldChar w:fldCharType="begin"/>
            </w:r>
          </w:del>
          <w:del w:id="364" w:author="Windows 用户" w:date="2020-05-22T23:28:00Z">
            <w:r>
              <w:rPr/>
              <w:delInstrText xml:space="preserve"> HYPERLINK \l "_Toc31267_WPSOffice_Level1" </w:delInstrText>
            </w:r>
          </w:del>
          <w:del w:id="365" w:author="Windows 用户" w:date="2020-05-22T23:28:00Z">
            <w:r>
              <w:rPr/>
              <w:fldChar w:fldCharType="separate"/>
            </w:r>
          </w:del>
          <w:customXmlDelRangeStart w:id="367" w:author="Windows 用户" w:date="2020-05-22T23:28:00Z"/>
          <w:sdt>
            <w:sdtPr>
              <w:rPr>
                <w:b/>
                <w:bCs/>
                <w:sz w:val="21"/>
              </w:rPr>
              <w:id w:val="-1933732996"/>
              <w:placeholder>
                <w:docPart w:val="35074679967F4E40A4AAB2FAE5CF6183"/>
              </w:placeholder>
              <w15:color w:val="509DF3"/>
            </w:sdtPr>
            <w:sdtEndPr>
              <w:rPr>
                <w:b/>
                <w:bCs/>
                <w:sz w:val="21"/>
              </w:rPr>
            </w:sdtEndPr>
            <w:sdtContent>
              <w:customXmlDelRangeEnd w:id="367"/>
              <w:del w:id="369" w:author="Windows 用户" w:date="2020-05-22T23:28:00Z">
                <w:r>
                  <w:rPr>
                    <w:rFonts w:hint="eastAsia" w:ascii="黑体" w:hAnsi="黑体" w:eastAsia="黑体"/>
                    <w:b/>
                    <w:bCs/>
                  </w:rPr>
                  <w:delText>2.1 深度学习简介</w:delText>
                </w:r>
              </w:del>
              <w:customXmlDelRangeStart w:id="371" w:author="Windows 用户" w:date="2020-05-22T23:28:00Z"/>
            </w:sdtContent>
          </w:sdt>
          <w:customXmlDelRangeEnd w:id="371"/>
          <w:del w:id="372" w:author="Windows 用户" w:date="2020-05-22T23:28:00Z">
            <w:r>
              <w:rPr>
                <w:b/>
                <w:bCs/>
              </w:rPr>
              <w:tab/>
            </w:r>
          </w:del>
          <w:del w:id="373" w:author="Windows 用户" w:date="2020-05-22T23:28:00Z">
            <w:bookmarkStart w:id="45" w:name="_Toc31267_WPSOffice_Level1Page"/>
            <w:r>
              <w:rPr>
                <w:b/>
                <w:bCs/>
              </w:rPr>
              <w:delText>8</w:delText>
            </w:r>
            <w:bookmarkEnd w:id="45"/>
          </w:del>
          <w:del w:id="374" w:author="Windows 用户" w:date="2020-05-22T23:28:00Z">
            <w:r>
              <w:rPr>
                <w:b/>
                <w:bCs/>
              </w:rPr>
              <w:fldChar w:fldCharType="end"/>
            </w:r>
          </w:del>
        </w:p>
        <w:p>
          <w:pPr>
            <w:rPr>
              <w:del w:id="376" w:author="Windows 用户" w:date="2020-05-22T23:28:00Z"/>
            </w:rPr>
            <w:pPrChange w:id="375" w:author="Windows 用户" w:date="2020-05-22T23:28:00Z">
              <w:pPr>
                <w:pStyle w:val="33"/>
                <w:tabs>
                  <w:tab w:val="right" w:leader="dot" w:pos="8306"/>
                </w:tabs>
              </w:pPr>
            </w:pPrChange>
          </w:pPr>
          <w:del w:id="377" w:author="Windows 用户" w:date="2020-05-22T23:28:00Z">
            <w:r>
              <w:rPr/>
              <w:fldChar w:fldCharType="begin"/>
            </w:r>
          </w:del>
          <w:del w:id="378" w:author="Windows 用户" w:date="2020-05-22T23:28:00Z">
            <w:r>
              <w:rPr/>
              <w:delInstrText xml:space="preserve"> HYPERLINK \l "_Toc23366_WPSOffice_Level1" </w:delInstrText>
            </w:r>
          </w:del>
          <w:del w:id="379" w:author="Windows 用户" w:date="2020-05-22T23:28:00Z">
            <w:r>
              <w:rPr/>
              <w:fldChar w:fldCharType="separate"/>
            </w:r>
          </w:del>
          <w:customXmlDelRangeStart w:id="381" w:author="Windows 用户" w:date="2020-05-22T23:28:00Z"/>
          <w:sdt>
            <w:sdtPr>
              <w:rPr>
                <w:b/>
                <w:bCs/>
                <w:sz w:val="21"/>
              </w:rPr>
              <w:id w:val="1376431171"/>
              <w:placeholder>
                <w:docPart w:val="931E86B171D64B8D8D99529FECDDFEED"/>
              </w:placeholder>
              <w15:color w:val="509DF3"/>
            </w:sdtPr>
            <w:sdtEndPr>
              <w:rPr>
                <w:b/>
                <w:bCs/>
                <w:sz w:val="21"/>
              </w:rPr>
            </w:sdtEndPr>
            <w:sdtContent>
              <w:customXmlDelRangeEnd w:id="381"/>
              <w:del w:id="383" w:author="Windows 用户" w:date="2020-05-22T23:28:00Z">
                <w:r>
                  <w:rPr>
                    <w:rFonts w:hint="eastAsia" w:ascii="黑体" w:hAnsi="黑体" w:eastAsia="黑体"/>
                    <w:b/>
                    <w:bCs/>
                  </w:rPr>
                  <w:delText>2.2 pytorch框架</w:delText>
                </w:r>
              </w:del>
              <w:customXmlDelRangeStart w:id="385" w:author="Windows 用户" w:date="2020-05-22T23:28:00Z"/>
            </w:sdtContent>
          </w:sdt>
          <w:customXmlDelRangeEnd w:id="385"/>
          <w:del w:id="386" w:author="Windows 用户" w:date="2020-05-22T23:28:00Z">
            <w:r>
              <w:rPr>
                <w:b/>
                <w:bCs/>
              </w:rPr>
              <w:tab/>
            </w:r>
          </w:del>
          <w:del w:id="387" w:author="Windows 用户" w:date="2020-05-22T23:28:00Z">
            <w:bookmarkStart w:id="46" w:name="_Toc23366_WPSOffice_Level1Page"/>
            <w:r>
              <w:rPr>
                <w:b/>
                <w:bCs/>
              </w:rPr>
              <w:delText>9</w:delText>
            </w:r>
            <w:bookmarkEnd w:id="46"/>
          </w:del>
          <w:del w:id="388" w:author="Windows 用户" w:date="2020-05-22T23:28:00Z">
            <w:r>
              <w:rPr>
                <w:b/>
                <w:bCs/>
              </w:rPr>
              <w:fldChar w:fldCharType="end"/>
            </w:r>
          </w:del>
        </w:p>
        <w:p>
          <w:pPr>
            <w:rPr>
              <w:del w:id="390" w:author="Windows 用户" w:date="2020-05-22T23:28:00Z"/>
            </w:rPr>
            <w:pPrChange w:id="389" w:author="Windows 用户" w:date="2020-05-22T23:28:00Z">
              <w:pPr>
                <w:pStyle w:val="33"/>
                <w:tabs>
                  <w:tab w:val="right" w:leader="dot" w:pos="8306"/>
                </w:tabs>
              </w:pPr>
            </w:pPrChange>
          </w:pPr>
          <w:del w:id="391" w:author="Windows 用户" w:date="2020-05-22T23:28:00Z">
            <w:r>
              <w:rPr/>
              <w:fldChar w:fldCharType="begin"/>
            </w:r>
          </w:del>
          <w:del w:id="392" w:author="Windows 用户" w:date="2020-05-22T23:28:00Z">
            <w:r>
              <w:rPr/>
              <w:delInstrText xml:space="preserve"> HYPERLINK \l "_Toc14579_WPSOffice_Level1" </w:delInstrText>
            </w:r>
          </w:del>
          <w:del w:id="393" w:author="Windows 用户" w:date="2020-05-22T23:28:00Z">
            <w:r>
              <w:rPr/>
              <w:fldChar w:fldCharType="separate"/>
            </w:r>
          </w:del>
          <w:customXmlDelRangeStart w:id="395" w:author="Windows 用户" w:date="2020-05-22T23:28:00Z"/>
          <w:sdt>
            <w:sdtPr>
              <w:rPr>
                <w:b/>
                <w:bCs/>
                <w:sz w:val="21"/>
              </w:rPr>
              <w:id w:val="-202555672"/>
              <w:placeholder>
                <w:docPart w:val="7632BE82EA4D468D86A4DA53A672A374"/>
              </w:placeholder>
              <w15:color w:val="509DF3"/>
            </w:sdtPr>
            <w:sdtEndPr>
              <w:rPr>
                <w:b/>
                <w:bCs/>
                <w:sz w:val="21"/>
              </w:rPr>
            </w:sdtEndPr>
            <w:sdtContent>
              <w:customXmlDelRangeEnd w:id="395"/>
              <w:del w:id="397" w:author="Windows 用户" w:date="2020-05-22T23:28:00Z">
                <w:r>
                  <w:rPr>
                    <w:rFonts w:hint="eastAsia" w:ascii="黑体" w:hAnsi="黑体" w:eastAsia="黑体"/>
                    <w:b/>
                    <w:bCs/>
                  </w:rPr>
                  <w:delText>2.3 相似度矩阵</w:delText>
                </w:r>
              </w:del>
              <w:customXmlDelRangeStart w:id="399" w:author="Windows 用户" w:date="2020-05-22T23:28:00Z"/>
            </w:sdtContent>
          </w:sdt>
          <w:customXmlDelRangeEnd w:id="399"/>
          <w:del w:id="400" w:author="Windows 用户" w:date="2020-05-22T23:28:00Z">
            <w:r>
              <w:rPr>
                <w:b/>
                <w:bCs/>
              </w:rPr>
              <w:tab/>
            </w:r>
          </w:del>
          <w:del w:id="401" w:author="Windows 用户" w:date="2020-05-22T23:28:00Z">
            <w:bookmarkStart w:id="47" w:name="_Toc14579_WPSOffice_Level1Page"/>
            <w:r>
              <w:rPr>
                <w:b/>
                <w:bCs/>
              </w:rPr>
              <w:delText>9</w:delText>
            </w:r>
            <w:bookmarkEnd w:id="47"/>
          </w:del>
          <w:del w:id="402" w:author="Windows 用户" w:date="2020-05-22T23:28:00Z">
            <w:r>
              <w:rPr>
                <w:b/>
                <w:bCs/>
              </w:rPr>
              <w:fldChar w:fldCharType="end"/>
            </w:r>
          </w:del>
        </w:p>
        <w:p>
          <w:pPr>
            <w:rPr>
              <w:del w:id="404" w:author="Windows 用户" w:date="2020-05-22T23:28:00Z"/>
            </w:rPr>
            <w:pPrChange w:id="403" w:author="Windows 用户" w:date="2020-05-22T23:28:00Z">
              <w:pPr>
                <w:pStyle w:val="33"/>
                <w:tabs>
                  <w:tab w:val="right" w:leader="dot" w:pos="8306"/>
                </w:tabs>
              </w:pPr>
            </w:pPrChange>
          </w:pPr>
          <w:del w:id="405" w:author="Windows 用户" w:date="2020-05-22T23:28:00Z">
            <w:r>
              <w:rPr/>
              <w:fldChar w:fldCharType="begin"/>
            </w:r>
          </w:del>
          <w:del w:id="406" w:author="Windows 用户" w:date="2020-05-22T23:28:00Z">
            <w:r>
              <w:rPr/>
              <w:delInstrText xml:space="preserve"> HYPERLINK \l "_Toc9119_WPSOffice_Level1" </w:delInstrText>
            </w:r>
          </w:del>
          <w:del w:id="407" w:author="Windows 用户" w:date="2020-05-22T23:28:00Z">
            <w:r>
              <w:rPr/>
              <w:fldChar w:fldCharType="separate"/>
            </w:r>
          </w:del>
          <w:customXmlDelRangeStart w:id="409" w:author="Windows 用户" w:date="2020-05-22T23:28:00Z"/>
          <w:sdt>
            <w:sdtPr>
              <w:rPr>
                <w:b/>
                <w:bCs/>
                <w:sz w:val="21"/>
              </w:rPr>
              <w:id w:val="-1393337201"/>
              <w:placeholder>
                <w:docPart w:val="95BA647E30AC4AD39862A166694272E4"/>
              </w:placeholder>
              <w15:color w:val="509DF3"/>
            </w:sdtPr>
            <w:sdtEndPr>
              <w:rPr>
                <w:b/>
                <w:bCs/>
                <w:sz w:val="21"/>
              </w:rPr>
            </w:sdtEndPr>
            <w:sdtContent>
              <w:customXmlDelRangeEnd w:id="409"/>
              <w:del w:id="411" w:author="Windows 用户" w:date="2020-05-22T23:28:00Z">
                <w:r>
                  <w:rPr>
                    <w:rFonts w:hint="eastAsia" w:ascii="黑体" w:hAnsi="黑体" w:eastAsia="黑体"/>
                    <w:b/>
                    <w:bCs/>
                  </w:rPr>
                  <w:delText>2.4 汉明距离</w:delText>
                </w:r>
              </w:del>
              <w:customXmlDelRangeStart w:id="413" w:author="Windows 用户" w:date="2020-05-22T23:28:00Z"/>
            </w:sdtContent>
          </w:sdt>
          <w:customXmlDelRangeEnd w:id="413"/>
          <w:del w:id="414" w:author="Windows 用户" w:date="2020-05-22T23:28:00Z">
            <w:r>
              <w:rPr>
                <w:b/>
                <w:bCs/>
              </w:rPr>
              <w:tab/>
            </w:r>
          </w:del>
          <w:del w:id="415" w:author="Windows 用户" w:date="2020-05-22T23:28:00Z">
            <w:bookmarkStart w:id="48" w:name="_Toc9119_WPSOffice_Level1Page"/>
            <w:r>
              <w:rPr>
                <w:b/>
                <w:bCs/>
              </w:rPr>
              <w:delText>10</w:delText>
            </w:r>
            <w:bookmarkEnd w:id="48"/>
          </w:del>
          <w:del w:id="416" w:author="Windows 用户" w:date="2020-05-22T23:28:00Z">
            <w:r>
              <w:rPr>
                <w:b/>
                <w:bCs/>
              </w:rPr>
              <w:fldChar w:fldCharType="end"/>
            </w:r>
          </w:del>
        </w:p>
        <w:p>
          <w:pPr>
            <w:rPr>
              <w:del w:id="418" w:author="Windows 用户" w:date="2020-05-22T23:28:00Z"/>
            </w:rPr>
            <w:pPrChange w:id="417" w:author="Windows 用户" w:date="2020-05-22T23:28:00Z">
              <w:pPr>
                <w:pStyle w:val="33"/>
                <w:tabs>
                  <w:tab w:val="right" w:leader="dot" w:pos="8306"/>
                </w:tabs>
              </w:pPr>
            </w:pPrChange>
          </w:pPr>
          <w:del w:id="419" w:author="Windows 用户" w:date="2020-05-22T23:28:00Z">
            <w:r>
              <w:rPr/>
              <w:fldChar w:fldCharType="begin"/>
            </w:r>
          </w:del>
          <w:del w:id="420" w:author="Windows 用户" w:date="2020-05-22T23:28:00Z">
            <w:r>
              <w:rPr/>
              <w:delInstrText xml:space="preserve"> HYPERLINK \l "_Toc951_WPSOffice_Level1" </w:delInstrText>
            </w:r>
          </w:del>
          <w:del w:id="421" w:author="Windows 用户" w:date="2020-05-22T23:28:00Z">
            <w:r>
              <w:rPr/>
              <w:fldChar w:fldCharType="separate"/>
            </w:r>
          </w:del>
          <w:customXmlDelRangeStart w:id="423" w:author="Windows 用户" w:date="2020-05-22T23:28:00Z"/>
          <w:sdt>
            <w:sdtPr>
              <w:rPr>
                <w:b/>
                <w:bCs/>
                <w:sz w:val="21"/>
              </w:rPr>
              <w:id w:val="563839940"/>
              <w:placeholder>
                <w:docPart w:val="C7441EA6B3454F1F9156F898DF07F2A1"/>
              </w:placeholder>
              <w15:color w:val="509DF3"/>
            </w:sdtPr>
            <w:sdtEndPr>
              <w:rPr>
                <w:b/>
                <w:bCs/>
                <w:sz w:val="21"/>
              </w:rPr>
            </w:sdtEndPr>
            <w:sdtContent>
              <w:customXmlDelRangeEnd w:id="423"/>
              <w:del w:id="425" w:author="Windows 用户" w:date="2020-05-22T23:28:00Z">
                <w:r>
                  <w:rPr>
                    <w:rFonts w:ascii="黑体" w:hAnsi="黑体" w:eastAsia="黑体"/>
                    <w:b/>
                    <w:bCs/>
                  </w:rPr>
                  <w:delText>2.</w:delText>
                </w:r>
              </w:del>
              <w:del w:id="426" w:author="Windows 用户" w:date="2020-05-22T23:28:00Z">
                <w:r>
                  <w:rPr>
                    <w:rFonts w:hint="eastAsia" w:ascii="黑体" w:hAnsi="黑体" w:eastAsia="黑体"/>
                    <w:b/>
                    <w:bCs/>
                  </w:rPr>
                  <w:delText xml:space="preserve">5 </w:delText>
                </w:r>
              </w:del>
              <w:del w:id="427" w:author="Windows 用户" w:date="2020-05-22T23:28:00Z">
                <w:r>
                  <w:rPr>
                    <w:rFonts w:ascii="黑体" w:hAnsi="黑体" w:eastAsia="黑体"/>
                    <w:b/>
                    <w:bCs/>
                  </w:rPr>
                  <w:delText>本章小结</w:delText>
                </w:r>
              </w:del>
              <w:customXmlDelRangeStart w:id="429" w:author="Windows 用户" w:date="2020-05-22T23:28:00Z"/>
            </w:sdtContent>
          </w:sdt>
          <w:customXmlDelRangeEnd w:id="429"/>
          <w:del w:id="430" w:author="Windows 用户" w:date="2020-05-22T23:28:00Z">
            <w:r>
              <w:rPr>
                <w:b/>
                <w:bCs/>
              </w:rPr>
              <w:tab/>
            </w:r>
          </w:del>
          <w:del w:id="431" w:author="Windows 用户" w:date="2020-05-22T23:28:00Z">
            <w:bookmarkStart w:id="49" w:name="_Toc951_WPSOffice_Level1Page"/>
            <w:r>
              <w:rPr>
                <w:b/>
                <w:bCs/>
              </w:rPr>
              <w:delText>10</w:delText>
            </w:r>
            <w:bookmarkEnd w:id="49"/>
          </w:del>
          <w:del w:id="432" w:author="Windows 用户" w:date="2020-05-22T23:28:00Z">
            <w:r>
              <w:rPr>
                <w:b/>
                <w:bCs/>
              </w:rPr>
              <w:fldChar w:fldCharType="end"/>
            </w:r>
          </w:del>
        </w:p>
        <w:p>
          <w:pPr>
            <w:rPr>
              <w:del w:id="434" w:author="Windows 用户" w:date="2020-05-22T23:28:00Z"/>
            </w:rPr>
            <w:pPrChange w:id="433" w:author="Windows 用户" w:date="2020-05-22T23:28:00Z">
              <w:pPr>
                <w:pStyle w:val="33"/>
                <w:tabs>
                  <w:tab w:val="right" w:leader="dot" w:pos="8306"/>
                </w:tabs>
              </w:pPr>
            </w:pPrChange>
          </w:pPr>
          <w:del w:id="435" w:author="Windows 用户" w:date="2020-05-22T23:28:00Z">
            <w:r>
              <w:rPr/>
              <w:fldChar w:fldCharType="begin"/>
            </w:r>
          </w:del>
          <w:del w:id="436" w:author="Windows 用户" w:date="2020-05-22T23:28:00Z">
            <w:r>
              <w:rPr/>
              <w:delInstrText xml:space="preserve"> HYPERLINK \l "_Toc16776_WPSOffice_Level1" </w:delInstrText>
            </w:r>
          </w:del>
          <w:del w:id="437" w:author="Windows 用户" w:date="2020-05-22T23:28:00Z">
            <w:r>
              <w:rPr/>
              <w:fldChar w:fldCharType="separate"/>
            </w:r>
          </w:del>
          <w:customXmlDelRangeStart w:id="439" w:author="Windows 用户" w:date="2020-05-22T23:28:00Z"/>
          <w:sdt>
            <w:sdtPr>
              <w:rPr>
                <w:b/>
                <w:bCs/>
                <w:sz w:val="21"/>
              </w:rPr>
              <w:id w:val="1449208784"/>
              <w:placeholder>
                <w:docPart w:val="CE9C9E6FB30F4729BFFEC9773E42F070"/>
              </w:placeholder>
              <w15:color w:val="509DF3"/>
            </w:sdtPr>
            <w:sdtEndPr>
              <w:rPr>
                <w:b/>
                <w:bCs/>
                <w:sz w:val="21"/>
              </w:rPr>
            </w:sdtEndPr>
            <w:sdtContent>
              <w:customXmlDelRangeEnd w:id="439"/>
              <w:del w:id="441" w:author="Windows 用户" w:date="2020-05-22T23:28:00Z">
                <w:r>
                  <w:rPr>
                    <w:rFonts w:hint="eastAsia" w:ascii="黑体" w:hAnsi="黑体" w:eastAsia="黑体"/>
                    <w:b/>
                    <w:bCs/>
                  </w:rPr>
                  <w:delText>3深度监督跨模态哈希检索方法</w:delText>
                </w:r>
              </w:del>
              <w:customXmlDelRangeStart w:id="443" w:author="Windows 用户" w:date="2020-05-22T23:28:00Z"/>
            </w:sdtContent>
          </w:sdt>
          <w:customXmlDelRangeEnd w:id="443"/>
          <w:del w:id="444" w:author="Windows 用户" w:date="2020-05-22T23:28:00Z">
            <w:r>
              <w:rPr>
                <w:b/>
                <w:bCs/>
              </w:rPr>
              <w:tab/>
            </w:r>
          </w:del>
          <w:del w:id="445" w:author="Windows 用户" w:date="2020-05-22T23:28:00Z">
            <w:bookmarkStart w:id="50" w:name="_Toc16776_WPSOffice_Level1Page"/>
            <w:r>
              <w:rPr>
                <w:b/>
                <w:bCs/>
              </w:rPr>
              <w:delText>10</w:delText>
            </w:r>
            <w:bookmarkEnd w:id="50"/>
          </w:del>
          <w:del w:id="446" w:author="Windows 用户" w:date="2020-05-22T23:28:00Z">
            <w:r>
              <w:rPr>
                <w:b/>
                <w:bCs/>
              </w:rPr>
              <w:fldChar w:fldCharType="end"/>
            </w:r>
          </w:del>
        </w:p>
        <w:p>
          <w:pPr>
            <w:ind w:left="480"/>
            <w:rPr>
              <w:del w:id="448" w:author="Windows 用户" w:date="2020-05-22T23:28:00Z"/>
            </w:rPr>
            <w:pPrChange w:id="447" w:author="Windows 用户" w:date="2020-05-22T23:28:00Z">
              <w:pPr>
                <w:pStyle w:val="34"/>
                <w:tabs>
                  <w:tab w:val="right" w:leader="dot" w:pos="8306"/>
                </w:tabs>
                <w:ind w:left="480"/>
              </w:pPr>
            </w:pPrChange>
          </w:pPr>
          <w:del w:id="449" w:author="Windows 用户" w:date="2020-05-22T23:28:00Z">
            <w:r>
              <w:rPr/>
              <w:fldChar w:fldCharType="begin"/>
            </w:r>
          </w:del>
          <w:del w:id="450" w:author="Windows 用户" w:date="2020-05-22T23:28:00Z">
            <w:r>
              <w:rPr/>
              <w:delInstrText xml:space="preserve"> HYPERLINK \l "_Toc15987_WPSOffice_Level2" </w:delInstrText>
            </w:r>
          </w:del>
          <w:del w:id="451" w:author="Windows 用户" w:date="2020-05-22T23:28:00Z">
            <w:r>
              <w:rPr/>
              <w:fldChar w:fldCharType="separate"/>
            </w:r>
          </w:del>
          <w:customXmlDelRangeStart w:id="453" w:author="Windows 用户" w:date="2020-05-22T23:28:00Z"/>
          <w:sdt>
            <w:sdtPr>
              <w:rPr>
                <w:sz w:val="21"/>
              </w:rPr>
              <w:id w:val="293879859"/>
              <w:placeholder>
                <w:docPart w:val="315635827BCF4C6AA36485E982F1970A"/>
              </w:placeholder>
              <w15:color w:val="509DF3"/>
            </w:sdtPr>
            <w:sdtEndPr>
              <w:rPr>
                <w:sz w:val="21"/>
              </w:rPr>
            </w:sdtEndPr>
            <w:sdtContent>
              <w:customXmlDelRangeEnd w:id="453"/>
              <w:del w:id="455" w:author="Windows 用户" w:date="2020-05-22T23:28:00Z">
                <w:r>
                  <w:rPr>
                    <w:rFonts w:hint="eastAsia"/>
                  </w:rPr>
                  <w:delText>图3.1 深度跨模态哈希方法模型框架</w:delText>
                </w:r>
              </w:del>
              <w:customXmlDelRangeStart w:id="457" w:author="Windows 用户" w:date="2020-05-22T23:28:00Z"/>
            </w:sdtContent>
          </w:sdt>
          <w:customXmlDelRangeEnd w:id="457"/>
          <w:del w:id="458" w:author="Windows 用户" w:date="2020-05-22T23:28:00Z">
            <w:r>
              <w:rPr/>
              <w:tab/>
            </w:r>
          </w:del>
          <w:del w:id="459" w:author="Windows 用户" w:date="2020-05-22T23:28:00Z">
            <w:bookmarkStart w:id="51" w:name="_Toc15987_WPSOffice_Level2Page"/>
            <w:r>
              <w:rPr/>
              <w:delText>11</w:delText>
            </w:r>
            <w:bookmarkEnd w:id="51"/>
          </w:del>
          <w:del w:id="460" w:author="Windows 用户" w:date="2020-05-22T23:28:00Z">
            <w:r>
              <w:rPr/>
              <w:fldChar w:fldCharType="end"/>
            </w:r>
          </w:del>
        </w:p>
        <w:p>
          <w:pPr>
            <w:rPr>
              <w:del w:id="462" w:author="Windows 用户" w:date="2020-05-22T23:28:00Z"/>
            </w:rPr>
            <w:pPrChange w:id="461" w:author="Windows 用户" w:date="2020-05-22T23:28:00Z">
              <w:pPr>
                <w:pStyle w:val="33"/>
                <w:tabs>
                  <w:tab w:val="right" w:leader="dot" w:pos="8306"/>
                </w:tabs>
              </w:pPr>
            </w:pPrChange>
          </w:pPr>
          <w:del w:id="463" w:author="Windows 用户" w:date="2020-05-22T23:28:00Z">
            <w:r>
              <w:rPr/>
              <w:fldChar w:fldCharType="begin"/>
            </w:r>
          </w:del>
          <w:del w:id="464" w:author="Windows 用户" w:date="2020-05-22T23:28:00Z">
            <w:r>
              <w:rPr/>
              <w:delInstrText xml:space="preserve"> HYPERLINK \l "_Toc29304_WPSOffice_Level1" </w:delInstrText>
            </w:r>
          </w:del>
          <w:del w:id="465" w:author="Windows 用户" w:date="2020-05-22T23:28:00Z">
            <w:r>
              <w:rPr/>
              <w:fldChar w:fldCharType="separate"/>
            </w:r>
          </w:del>
          <w:customXmlDelRangeStart w:id="467" w:author="Windows 用户" w:date="2020-05-22T23:28:00Z"/>
          <w:sdt>
            <w:sdtPr>
              <w:rPr>
                <w:b/>
                <w:bCs/>
                <w:sz w:val="21"/>
              </w:rPr>
              <w:id w:val="981278592"/>
              <w:placeholder>
                <w:docPart w:val="19E604E90D024CAAA876890E4F4A5280"/>
              </w:placeholder>
              <w15:color w:val="509DF3"/>
            </w:sdtPr>
            <w:sdtEndPr>
              <w:rPr>
                <w:b/>
                <w:bCs/>
                <w:sz w:val="21"/>
              </w:rPr>
            </w:sdtEndPr>
            <w:sdtContent>
              <w:customXmlDelRangeEnd w:id="467"/>
              <w:del w:id="469" w:author="Windows 用户" w:date="2020-05-22T23:28:00Z">
                <w:r>
                  <w:rPr>
                    <w:rFonts w:hint="eastAsia" w:ascii="黑体" w:hAnsi="黑体" w:eastAsia="黑体"/>
                    <w:b/>
                    <w:bCs/>
                  </w:rPr>
                  <w:delText>3</w:delText>
                </w:r>
              </w:del>
              <w:del w:id="470" w:author="Windows 用户" w:date="2020-05-22T23:28:00Z">
                <w:r>
                  <w:rPr>
                    <w:rFonts w:ascii="黑体" w:hAnsi="黑体" w:eastAsia="黑体"/>
                    <w:b/>
                    <w:bCs/>
                  </w:rPr>
                  <w:delText>.</w:delText>
                </w:r>
              </w:del>
              <w:del w:id="471" w:author="Windows 用户" w:date="2020-05-22T23:28:00Z">
                <w:r>
                  <w:rPr>
                    <w:rFonts w:hint="eastAsia" w:ascii="黑体" w:hAnsi="黑体" w:eastAsia="黑体"/>
                    <w:b/>
                    <w:bCs/>
                  </w:rPr>
                  <w:delText>1 卷积神经网络提取图像特征</w:delText>
                </w:r>
              </w:del>
              <w:customXmlDelRangeStart w:id="473" w:author="Windows 用户" w:date="2020-05-22T23:28:00Z"/>
            </w:sdtContent>
          </w:sdt>
          <w:customXmlDelRangeEnd w:id="473"/>
          <w:del w:id="474" w:author="Windows 用户" w:date="2020-05-22T23:28:00Z">
            <w:r>
              <w:rPr>
                <w:b/>
                <w:bCs/>
              </w:rPr>
              <w:tab/>
            </w:r>
          </w:del>
          <w:del w:id="475" w:author="Windows 用户" w:date="2020-05-22T23:28:00Z">
            <w:bookmarkStart w:id="52" w:name="_Toc29304_WPSOffice_Level1Page"/>
            <w:r>
              <w:rPr>
                <w:b/>
                <w:bCs/>
              </w:rPr>
              <w:delText>11</w:delText>
            </w:r>
            <w:bookmarkEnd w:id="52"/>
          </w:del>
          <w:del w:id="476" w:author="Windows 用户" w:date="2020-05-22T23:28:00Z">
            <w:r>
              <w:rPr>
                <w:b/>
                <w:bCs/>
              </w:rPr>
              <w:fldChar w:fldCharType="end"/>
            </w:r>
          </w:del>
        </w:p>
        <w:p>
          <w:pPr>
            <w:ind w:left="480"/>
            <w:rPr>
              <w:del w:id="478" w:author="Windows 用户" w:date="2020-05-22T23:28:00Z"/>
            </w:rPr>
            <w:pPrChange w:id="477" w:author="Windows 用户" w:date="2020-05-22T23:28:00Z">
              <w:pPr>
                <w:pStyle w:val="34"/>
                <w:tabs>
                  <w:tab w:val="right" w:leader="dot" w:pos="8306"/>
                </w:tabs>
                <w:ind w:left="480"/>
              </w:pPr>
            </w:pPrChange>
          </w:pPr>
          <w:del w:id="479" w:author="Windows 用户" w:date="2020-05-22T23:28:00Z">
            <w:r>
              <w:rPr/>
              <w:fldChar w:fldCharType="begin"/>
            </w:r>
          </w:del>
          <w:del w:id="480" w:author="Windows 用户" w:date="2020-05-22T23:28:00Z">
            <w:r>
              <w:rPr/>
              <w:delInstrText xml:space="preserve"> HYPERLINK \l "_Toc31267_WPSOffice_Level2" </w:delInstrText>
            </w:r>
          </w:del>
          <w:del w:id="481" w:author="Windows 用户" w:date="2020-05-22T23:28:00Z">
            <w:r>
              <w:rPr/>
              <w:fldChar w:fldCharType="separate"/>
            </w:r>
          </w:del>
          <w:customXmlDelRangeStart w:id="483" w:author="Windows 用户" w:date="2020-05-22T23:28:00Z"/>
          <w:sdt>
            <w:sdtPr>
              <w:rPr>
                <w:sz w:val="21"/>
              </w:rPr>
              <w:id w:val="-1001274298"/>
              <w:placeholder>
                <w:docPart w:val="A051D5701ABF4702B9685D3FBAA87402"/>
              </w:placeholder>
              <w15:color w:val="509DF3"/>
            </w:sdtPr>
            <w:sdtEndPr>
              <w:rPr>
                <w:sz w:val="21"/>
              </w:rPr>
            </w:sdtEndPr>
            <w:sdtContent>
              <w:customXmlDelRangeEnd w:id="483"/>
              <w:del w:id="485" w:author="Windows 用户" w:date="2020-05-22T23:28:00Z">
                <w:r>
                  <w:rPr>
                    <w:rFonts w:hint="eastAsia"/>
                  </w:rPr>
                  <w:delText>3.1.1卷积层</w:delText>
                </w:r>
              </w:del>
              <w:customXmlDelRangeStart w:id="487" w:author="Windows 用户" w:date="2020-05-22T23:28:00Z"/>
            </w:sdtContent>
          </w:sdt>
          <w:customXmlDelRangeEnd w:id="487"/>
          <w:del w:id="488" w:author="Windows 用户" w:date="2020-05-22T23:28:00Z">
            <w:r>
              <w:rPr/>
              <w:tab/>
            </w:r>
          </w:del>
          <w:del w:id="489" w:author="Windows 用户" w:date="2020-05-22T23:28:00Z">
            <w:bookmarkStart w:id="53" w:name="_Toc31267_WPSOffice_Level2Page"/>
            <w:r>
              <w:rPr/>
              <w:delText>11</w:delText>
            </w:r>
            <w:bookmarkEnd w:id="53"/>
          </w:del>
          <w:del w:id="490" w:author="Windows 用户" w:date="2020-05-22T23:28:00Z">
            <w:r>
              <w:rPr/>
              <w:fldChar w:fldCharType="end"/>
            </w:r>
          </w:del>
        </w:p>
        <w:p>
          <w:pPr>
            <w:ind w:left="480"/>
            <w:rPr>
              <w:del w:id="492" w:author="Windows 用户" w:date="2020-05-22T23:28:00Z"/>
            </w:rPr>
            <w:pPrChange w:id="491" w:author="Windows 用户" w:date="2020-05-22T23:28:00Z">
              <w:pPr>
                <w:pStyle w:val="34"/>
                <w:tabs>
                  <w:tab w:val="right" w:leader="dot" w:pos="8306"/>
                </w:tabs>
                <w:ind w:left="480"/>
              </w:pPr>
            </w:pPrChange>
          </w:pPr>
          <w:del w:id="493" w:author="Windows 用户" w:date="2020-05-22T23:28:00Z">
            <w:r>
              <w:rPr/>
              <w:fldChar w:fldCharType="begin"/>
            </w:r>
          </w:del>
          <w:del w:id="494" w:author="Windows 用户" w:date="2020-05-22T23:28:00Z">
            <w:r>
              <w:rPr/>
              <w:delInstrText xml:space="preserve"> HYPERLINK \l "_Toc23366_WPSOffice_Level2" </w:delInstrText>
            </w:r>
          </w:del>
          <w:del w:id="495" w:author="Windows 用户" w:date="2020-05-22T23:28:00Z">
            <w:r>
              <w:rPr/>
              <w:fldChar w:fldCharType="separate"/>
            </w:r>
          </w:del>
          <w:customXmlDelRangeStart w:id="497" w:author="Windows 用户" w:date="2020-05-22T23:28:00Z"/>
          <w:sdt>
            <w:sdtPr>
              <w:rPr>
                <w:sz w:val="21"/>
              </w:rPr>
              <w:id w:val="536168347"/>
              <w:placeholder>
                <w:docPart w:val="F65CB9BEE9294F6AAA26DD8C453B4ACB"/>
              </w:placeholder>
              <w15:color w:val="509DF3"/>
            </w:sdtPr>
            <w:sdtEndPr>
              <w:rPr>
                <w:sz w:val="21"/>
              </w:rPr>
            </w:sdtEndPr>
            <w:sdtContent>
              <w:customXmlDelRangeEnd w:id="497"/>
              <w:del w:id="499" w:author="Windows 用户" w:date="2020-05-22T23:28:00Z">
                <w:r>
                  <w:rPr>
                    <w:rFonts w:hint="eastAsia" w:ascii="黑体" w:hAnsi="黑体" w:eastAsia="黑体"/>
                  </w:rPr>
                  <w:delText>3.1.2 全连接层</w:delText>
                </w:r>
              </w:del>
              <w:customXmlDelRangeStart w:id="501" w:author="Windows 用户" w:date="2020-05-22T23:28:00Z"/>
            </w:sdtContent>
          </w:sdt>
          <w:customXmlDelRangeEnd w:id="501"/>
          <w:del w:id="502" w:author="Windows 用户" w:date="2020-05-22T23:28:00Z">
            <w:r>
              <w:rPr/>
              <w:tab/>
            </w:r>
          </w:del>
          <w:del w:id="503" w:author="Windows 用户" w:date="2020-05-22T23:28:00Z">
            <w:bookmarkStart w:id="54" w:name="_Toc23366_WPSOffice_Level2Page"/>
            <w:r>
              <w:rPr/>
              <w:delText>11</w:delText>
            </w:r>
            <w:bookmarkEnd w:id="54"/>
          </w:del>
          <w:del w:id="504" w:author="Windows 用户" w:date="2020-05-22T23:28:00Z">
            <w:r>
              <w:rPr/>
              <w:fldChar w:fldCharType="end"/>
            </w:r>
          </w:del>
        </w:p>
        <w:p>
          <w:pPr>
            <w:ind w:left="480"/>
            <w:rPr>
              <w:del w:id="506" w:author="Windows 用户" w:date="2020-05-22T23:28:00Z"/>
            </w:rPr>
            <w:pPrChange w:id="505" w:author="Windows 用户" w:date="2020-05-22T23:28:00Z">
              <w:pPr>
                <w:pStyle w:val="34"/>
                <w:tabs>
                  <w:tab w:val="right" w:leader="dot" w:pos="8306"/>
                </w:tabs>
                <w:ind w:left="480"/>
              </w:pPr>
            </w:pPrChange>
          </w:pPr>
          <w:del w:id="507" w:author="Windows 用户" w:date="2020-05-22T23:28:00Z">
            <w:r>
              <w:rPr/>
              <w:fldChar w:fldCharType="begin"/>
            </w:r>
          </w:del>
          <w:del w:id="508" w:author="Windows 用户" w:date="2020-05-22T23:28:00Z">
            <w:r>
              <w:rPr/>
              <w:delInstrText xml:space="preserve"> HYPERLINK \l "_Toc14579_WPSOffice_Level2" </w:delInstrText>
            </w:r>
          </w:del>
          <w:del w:id="509" w:author="Windows 用户" w:date="2020-05-22T23:28:00Z">
            <w:r>
              <w:rPr/>
              <w:fldChar w:fldCharType="separate"/>
            </w:r>
          </w:del>
          <w:customXmlDelRangeStart w:id="511" w:author="Windows 用户" w:date="2020-05-22T23:28:00Z"/>
          <w:sdt>
            <w:sdtPr>
              <w:rPr>
                <w:sz w:val="21"/>
              </w:rPr>
              <w:id w:val="1747148391"/>
              <w:placeholder>
                <w:docPart w:val="0AF9AF94DA8347D886E4B7E0D104883D"/>
              </w:placeholder>
              <w15:color w:val="509DF3"/>
            </w:sdtPr>
            <w:sdtEndPr>
              <w:rPr>
                <w:sz w:val="21"/>
              </w:rPr>
            </w:sdtEndPr>
            <w:sdtContent>
              <w:customXmlDelRangeEnd w:id="511"/>
              <w:del w:id="513" w:author="Windows 用户" w:date="2020-05-22T23:28:00Z">
                <w:r>
                  <w:rPr>
                    <w:rFonts w:hint="eastAsia" w:ascii="黑体" w:hAnsi="黑体" w:eastAsia="黑体"/>
                  </w:rPr>
                  <w:delText>3.1.3 池化层</w:delText>
                </w:r>
              </w:del>
              <w:customXmlDelRangeStart w:id="515" w:author="Windows 用户" w:date="2020-05-22T23:28:00Z"/>
            </w:sdtContent>
          </w:sdt>
          <w:customXmlDelRangeEnd w:id="515"/>
          <w:del w:id="516" w:author="Windows 用户" w:date="2020-05-22T23:28:00Z">
            <w:r>
              <w:rPr/>
              <w:tab/>
            </w:r>
          </w:del>
          <w:del w:id="517" w:author="Windows 用户" w:date="2020-05-22T23:28:00Z">
            <w:bookmarkStart w:id="55" w:name="_Toc14579_WPSOffice_Level2Page"/>
            <w:r>
              <w:rPr/>
              <w:delText>12</w:delText>
            </w:r>
            <w:bookmarkEnd w:id="55"/>
          </w:del>
          <w:del w:id="518" w:author="Windows 用户" w:date="2020-05-22T23:28:00Z">
            <w:r>
              <w:rPr/>
              <w:fldChar w:fldCharType="end"/>
            </w:r>
          </w:del>
        </w:p>
        <w:p>
          <w:pPr>
            <w:ind w:left="480"/>
            <w:rPr>
              <w:del w:id="520" w:author="Windows 用户" w:date="2020-05-22T23:28:00Z"/>
            </w:rPr>
            <w:pPrChange w:id="519" w:author="Windows 用户" w:date="2020-05-22T23:28:00Z">
              <w:pPr>
                <w:pStyle w:val="34"/>
                <w:tabs>
                  <w:tab w:val="right" w:leader="dot" w:pos="8306"/>
                </w:tabs>
                <w:ind w:left="480"/>
              </w:pPr>
            </w:pPrChange>
          </w:pPr>
          <w:del w:id="521" w:author="Windows 用户" w:date="2020-05-22T23:28:00Z">
            <w:r>
              <w:rPr/>
              <w:fldChar w:fldCharType="begin"/>
            </w:r>
          </w:del>
          <w:del w:id="522" w:author="Windows 用户" w:date="2020-05-22T23:28:00Z">
            <w:r>
              <w:rPr/>
              <w:delInstrText xml:space="preserve"> HYPERLINK \l "_Toc9119_WPSOffice_Level2" </w:delInstrText>
            </w:r>
          </w:del>
          <w:del w:id="523" w:author="Windows 用户" w:date="2020-05-22T23:28:00Z">
            <w:r>
              <w:rPr/>
              <w:fldChar w:fldCharType="separate"/>
            </w:r>
          </w:del>
          <w:customXmlDelRangeStart w:id="525" w:author="Windows 用户" w:date="2020-05-22T23:28:00Z"/>
          <w:sdt>
            <w:sdtPr>
              <w:rPr>
                <w:sz w:val="21"/>
              </w:rPr>
              <w:id w:val="-514770800"/>
              <w:placeholder>
                <w:docPart w:val="4551AF6BD76549FEB3774D05F6B9BE63"/>
              </w:placeholder>
              <w15:color w:val="509DF3"/>
            </w:sdtPr>
            <w:sdtEndPr>
              <w:rPr>
                <w:sz w:val="21"/>
              </w:rPr>
            </w:sdtEndPr>
            <w:sdtContent>
              <w:customXmlDelRangeEnd w:id="525"/>
              <w:del w:id="527" w:author="Windows 用户" w:date="2020-05-22T23:28:00Z">
                <w:r>
                  <w:rPr>
                    <w:rFonts w:hint="eastAsia" w:ascii="黑体" w:hAnsi="黑体" w:eastAsia="黑体"/>
                  </w:rPr>
                  <w:delText>3.1.4 激活函数</w:delText>
                </w:r>
              </w:del>
              <w:customXmlDelRangeStart w:id="529" w:author="Windows 用户" w:date="2020-05-22T23:28:00Z"/>
            </w:sdtContent>
          </w:sdt>
          <w:customXmlDelRangeEnd w:id="529"/>
          <w:del w:id="530" w:author="Windows 用户" w:date="2020-05-22T23:28:00Z">
            <w:r>
              <w:rPr/>
              <w:tab/>
            </w:r>
          </w:del>
          <w:del w:id="531" w:author="Windows 用户" w:date="2020-05-22T23:28:00Z">
            <w:bookmarkStart w:id="56" w:name="_Toc9119_WPSOffice_Level2Page"/>
            <w:r>
              <w:rPr/>
              <w:delText>12</w:delText>
            </w:r>
            <w:bookmarkEnd w:id="56"/>
          </w:del>
          <w:del w:id="532" w:author="Windows 用户" w:date="2020-05-22T23:28:00Z">
            <w:r>
              <w:rPr/>
              <w:fldChar w:fldCharType="end"/>
            </w:r>
          </w:del>
        </w:p>
        <w:p>
          <w:pPr>
            <w:ind w:left="480"/>
            <w:rPr>
              <w:del w:id="534" w:author="Windows 用户" w:date="2020-05-22T23:28:00Z"/>
            </w:rPr>
            <w:pPrChange w:id="533" w:author="Windows 用户" w:date="2020-05-22T23:28:00Z">
              <w:pPr>
                <w:pStyle w:val="34"/>
                <w:tabs>
                  <w:tab w:val="right" w:leader="dot" w:pos="8306"/>
                </w:tabs>
                <w:ind w:left="480"/>
              </w:pPr>
            </w:pPrChange>
          </w:pPr>
          <w:del w:id="535" w:author="Windows 用户" w:date="2020-05-22T23:28:00Z">
            <w:r>
              <w:rPr/>
              <w:fldChar w:fldCharType="begin"/>
            </w:r>
          </w:del>
          <w:del w:id="536" w:author="Windows 用户" w:date="2020-05-22T23:28:00Z">
            <w:r>
              <w:rPr/>
              <w:delInstrText xml:space="preserve"> HYPERLINK \l "_Toc951_WPSOffice_Level2" </w:delInstrText>
            </w:r>
          </w:del>
          <w:del w:id="537" w:author="Windows 用户" w:date="2020-05-22T23:28:00Z">
            <w:r>
              <w:rPr/>
              <w:fldChar w:fldCharType="separate"/>
            </w:r>
          </w:del>
          <w:customXmlDelRangeStart w:id="539" w:author="Windows 用户" w:date="2020-05-22T23:28:00Z"/>
          <w:sdt>
            <w:sdtPr>
              <w:rPr>
                <w:sz w:val="21"/>
              </w:rPr>
              <w:id w:val="989604185"/>
              <w:placeholder>
                <w:docPart w:val="9806FC8E981D4A8EB619EF73B7831531"/>
              </w:placeholder>
              <w15:color w:val="509DF3"/>
            </w:sdtPr>
            <w:sdtEndPr>
              <w:rPr>
                <w:sz w:val="21"/>
              </w:rPr>
            </w:sdtEndPr>
            <w:sdtContent>
              <w:customXmlDelRangeEnd w:id="539"/>
              <w:del w:id="541" w:author="Windows 用户" w:date="2020-05-22T23:28:00Z">
                <w:r>
                  <w:rPr>
                    <w:rFonts w:hint="eastAsia"/>
                  </w:rPr>
                  <w:delText>图3.2常见的激活函数</w:delText>
                </w:r>
              </w:del>
              <w:customXmlDelRangeStart w:id="543" w:author="Windows 用户" w:date="2020-05-22T23:28:00Z"/>
            </w:sdtContent>
          </w:sdt>
          <w:customXmlDelRangeEnd w:id="543"/>
          <w:del w:id="544" w:author="Windows 用户" w:date="2020-05-22T23:28:00Z">
            <w:r>
              <w:rPr/>
              <w:tab/>
            </w:r>
          </w:del>
          <w:del w:id="545" w:author="Windows 用户" w:date="2020-05-22T23:28:00Z">
            <w:bookmarkStart w:id="57" w:name="_Toc951_WPSOffice_Level2Page"/>
            <w:r>
              <w:rPr/>
              <w:delText>12</w:delText>
            </w:r>
            <w:bookmarkEnd w:id="57"/>
          </w:del>
          <w:del w:id="546" w:author="Windows 用户" w:date="2020-05-22T23:28:00Z">
            <w:r>
              <w:rPr/>
              <w:fldChar w:fldCharType="end"/>
            </w:r>
          </w:del>
        </w:p>
        <w:p>
          <w:pPr>
            <w:rPr>
              <w:del w:id="548" w:author="Windows 用户" w:date="2020-05-22T23:28:00Z"/>
            </w:rPr>
            <w:pPrChange w:id="547" w:author="Windows 用户" w:date="2020-05-22T23:28:00Z">
              <w:pPr>
                <w:pStyle w:val="33"/>
                <w:tabs>
                  <w:tab w:val="right" w:leader="dot" w:pos="8306"/>
                </w:tabs>
              </w:pPr>
            </w:pPrChange>
          </w:pPr>
          <w:del w:id="549" w:author="Windows 用户" w:date="2020-05-22T23:28:00Z">
            <w:r>
              <w:rPr/>
              <w:fldChar w:fldCharType="begin"/>
            </w:r>
          </w:del>
          <w:del w:id="550" w:author="Windows 用户" w:date="2020-05-22T23:28:00Z">
            <w:r>
              <w:rPr/>
              <w:delInstrText xml:space="preserve"> HYPERLINK \l "_Toc21102_WPSOffice_Level1" </w:delInstrText>
            </w:r>
          </w:del>
          <w:del w:id="551" w:author="Windows 用户" w:date="2020-05-22T23:28:00Z">
            <w:r>
              <w:rPr/>
              <w:fldChar w:fldCharType="separate"/>
            </w:r>
          </w:del>
          <w:customXmlDelRangeStart w:id="553" w:author="Windows 用户" w:date="2020-05-22T23:28:00Z"/>
          <w:sdt>
            <w:sdtPr>
              <w:rPr>
                <w:b/>
                <w:bCs/>
                <w:sz w:val="21"/>
              </w:rPr>
              <w:id w:val="2147003544"/>
              <w:placeholder>
                <w:docPart w:val="B205504BA71A402CBFC81FDB7F029D73"/>
              </w:placeholder>
              <w15:color w:val="509DF3"/>
            </w:sdtPr>
            <w:sdtEndPr>
              <w:rPr>
                <w:b/>
                <w:bCs/>
                <w:sz w:val="21"/>
              </w:rPr>
            </w:sdtEndPr>
            <w:sdtContent>
              <w:customXmlDelRangeEnd w:id="553"/>
              <w:del w:id="555" w:author="Windows 用户" w:date="2020-05-22T23:28:00Z">
                <w:r>
                  <w:rPr>
                    <w:rFonts w:hint="eastAsia" w:ascii="黑体" w:hAnsi="黑体" w:eastAsia="黑体"/>
                    <w:b/>
                    <w:bCs/>
                  </w:rPr>
                  <w:delText>3.2  Bag-of-words模型提取文本特征</w:delText>
                </w:r>
              </w:del>
              <w:customXmlDelRangeStart w:id="557" w:author="Windows 用户" w:date="2020-05-22T23:28:00Z"/>
            </w:sdtContent>
          </w:sdt>
          <w:customXmlDelRangeEnd w:id="557"/>
          <w:del w:id="558" w:author="Windows 用户" w:date="2020-05-22T23:28:00Z">
            <w:r>
              <w:rPr>
                <w:b/>
                <w:bCs/>
              </w:rPr>
              <w:tab/>
            </w:r>
          </w:del>
          <w:del w:id="559" w:author="Windows 用户" w:date="2020-05-22T23:28:00Z">
            <w:bookmarkStart w:id="58" w:name="_Toc21102_WPSOffice_Level1Page"/>
            <w:r>
              <w:rPr>
                <w:b/>
                <w:bCs/>
              </w:rPr>
              <w:delText>12</w:delText>
            </w:r>
            <w:bookmarkEnd w:id="58"/>
          </w:del>
          <w:del w:id="560" w:author="Windows 用户" w:date="2020-05-22T23:28:00Z">
            <w:r>
              <w:rPr>
                <w:b/>
                <w:bCs/>
              </w:rPr>
              <w:fldChar w:fldCharType="end"/>
            </w:r>
          </w:del>
        </w:p>
        <w:p>
          <w:pPr>
            <w:rPr>
              <w:del w:id="562" w:author="Windows 用户" w:date="2020-05-22T23:28:00Z"/>
            </w:rPr>
            <w:pPrChange w:id="561" w:author="Windows 用户" w:date="2020-05-22T23:28:00Z">
              <w:pPr>
                <w:pStyle w:val="33"/>
                <w:tabs>
                  <w:tab w:val="right" w:leader="dot" w:pos="8306"/>
                </w:tabs>
              </w:pPr>
            </w:pPrChange>
          </w:pPr>
          <w:del w:id="563" w:author="Windows 用户" w:date="2020-05-22T23:28:00Z">
            <w:r>
              <w:rPr/>
              <w:fldChar w:fldCharType="begin"/>
            </w:r>
          </w:del>
          <w:del w:id="564" w:author="Windows 用户" w:date="2020-05-22T23:28:00Z">
            <w:r>
              <w:rPr/>
              <w:delInstrText xml:space="preserve"> HYPERLINK \l "_Toc1132_WPSOffice_Level1" </w:delInstrText>
            </w:r>
          </w:del>
          <w:del w:id="565" w:author="Windows 用户" w:date="2020-05-22T23:28:00Z">
            <w:r>
              <w:rPr/>
              <w:fldChar w:fldCharType="separate"/>
            </w:r>
          </w:del>
          <w:customXmlDelRangeStart w:id="567" w:author="Windows 用户" w:date="2020-05-22T23:28:00Z"/>
          <w:sdt>
            <w:sdtPr>
              <w:rPr>
                <w:b/>
                <w:bCs/>
                <w:sz w:val="21"/>
              </w:rPr>
              <w:id w:val="-1336374314"/>
              <w:placeholder>
                <w:docPart w:val="235AC418E6FD4764957D351D79594B7C"/>
              </w:placeholder>
              <w15:color w:val="509DF3"/>
            </w:sdtPr>
            <w:sdtEndPr>
              <w:rPr>
                <w:b/>
                <w:bCs/>
                <w:sz w:val="21"/>
              </w:rPr>
            </w:sdtEndPr>
            <w:sdtContent>
              <w:customXmlDelRangeEnd w:id="567"/>
              <w:del w:id="569" w:author="Windows 用户" w:date="2020-05-22T23:28:00Z">
                <w:r>
                  <w:rPr>
                    <w:rFonts w:hint="eastAsia" w:ascii="黑体" w:hAnsi="黑体" w:eastAsia="黑体"/>
                    <w:b/>
                    <w:bCs/>
                  </w:rPr>
                  <w:delText>3</w:delText>
                </w:r>
              </w:del>
              <w:del w:id="570" w:author="Windows 用户" w:date="2020-05-22T23:28:00Z">
                <w:r>
                  <w:rPr>
                    <w:rFonts w:ascii="黑体" w:hAnsi="黑体" w:eastAsia="黑体"/>
                    <w:b/>
                    <w:bCs/>
                  </w:rPr>
                  <w:delText>.</w:delText>
                </w:r>
              </w:del>
              <w:del w:id="571" w:author="Windows 用户" w:date="2020-05-22T23:28:00Z">
                <w:r>
                  <w:rPr>
                    <w:rFonts w:hint="eastAsia" w:ascii="黑体" w:hAnsi="黑体" w:eastAsia="黑体"/>
                    <w:b/>
                    <w:bCs/>
                  </w:rPr>
                  <w:delText>3 哈希层</w:delText>
                </w:r>
              </w:del>
              <w:customXmlDelRangeStart w:id="573" w:author="Windows 用户" w:date="2020-05-22T23:28:00Z"/>
            </w:sdtContent>
          </w:sdt>
          <w:customXmlDelRangeEnd w:id="573"/>
          <w:del w:id="574" w:author="Windows 用户" w:date="2020-05-22T23:28:00Z">
            <w:r>
              <w:rPr>
                <w:b/>
                <w:bCs/>
              </w:rPr>
              <w:tab/>
            </w:r>
          </w:del>
          <w:del w:id="575" w:author="Windows 用户" w:date="2020-05-22T23:28:00Z">
            <w:bookmarkStart w:id="59" w:name="_Toc1132_WPSOffice_Level1Page"/>
            <w:r>
              <w:rPr>
                <w:b/>
                <w:bCs/>
              </w:rPr>
              <w:delText>13</w:delText>
            </w:r>
            <w:bookmarkEnd w:id="59"/>
          </w:del>
          <w:del w:id="576" w:author="Windows 用户" w:date="2020-05-22T23:28:00Z">
            <w:r>
              <w:rPr>
                <w:b/>
                <w:bCs/>
              </w:rPr>
              <w:fldChar w:fldCharType="end"/>
            </w:r>
          </w:del>
        </w:p>
        <w:p>
          <w:pPr>
            <w:rPr>
              <w:del w:id="578" w:author="Windows 用户" w:date="2020-05-22T23:28:00Z"/>
            </w:rPr>
            <w:pPrChange w:id="577" w:author="Windows 用户" w:date="2020-05-22T23:28:00Z">
              <w:pPr>
                <w:pStyle w:val="33"/>
                <w:tabs>
                  <w:tab w:val="right" w:leader="dot" w:pos="8306"/>
                </w:tabs>
              </w:pPr>
            </w:pPrChange>
          </w:pPr>
          <w:del w:id="579" w:author="Windows 用户" w:date="2020-05-22T23:28:00Z">
            <w:r>
              <w:rPr/>
              <w:fldChar w:fldCharType="begin"/>
            </w:r>
          </w:del>
          <w:del w:id="580" w:author="Windows 用户" w:date="2020-05-22T23:28:00Z">
            <w:r>
              <w:rPr/>
              <w:delInstrText xml:space="preserve"> HYPERLINK \l "_Toc14909_WPSOffice_Level1" </w:delInstrText>
            </w:r>
          </w:del>
          <w:del w:id="581" w:author="Windows 用户" w:date="2020-05-22T23:28:00Z">
            <w:r>
              <w:rPr/>
              <w:fldChar w:fldCharType="separate"/>
            </w:r>
          </w:del>
          <w:customXmlDelRangeStart w:id="583" w:author="Windows 用户" w:date="2020-05-22T23:28:00Z"/>
          <w:sdt>
            <w:sdtPr>
              <w:rPr>
                <w:b/>
                <w:bCs/>
                <w:sz w:val="21"/>
              </w:rPr>
              <w:id w:val="-34357515"/>
              <w:placeholder>
                <w:docPart w:val="5E5D7289AEF14A0B9E6A7A6A6DAB8E7A"/>
              </w:placeholder>
              <w15:color w:val="509DF3"/>
            </w:sdtPr>
            <w:sdtEndPr>
              <w:rPr>
                <w:b/>
                <w:bCs/>
                <w:sz w:val="21"/>
              </w:rPr>
            </w:sdtEndPr>
            <w:sdtContent>
              <w:customXmlDelRangeEnd w:id="583"/>
              <w:del w:id="585" w:author="Windows 用户" w:date="2020-05-22T23:28:00Z">
                <w:r>
                  <w:rPr>
                    <w:rFonts w:hint="eastAsia" w:ascii="黑体" w:hAnsi="黑体" w:eastAsia="黑体"/>
                    <w:b/>
                    <w:bCs/>
                  </w:rPr>
                  <w:delText>3</w:delText>
                </w:r>
              </w:del>
              <w:del w:id="586" w:author="Windows 用户" w:date="2020-05-22T23:28:00Z">
                <w:r>
                  <w:rPr>
                    <w:rFonts w:ascii="黑体" w:hAnsi="黑体" w:eastAsia="黑体"/>
                    <w:b/>
                    <w:bCs/>
                  </w:rPr>
                  <w:delText>.</w:delText>
                </w:r>
              </w:del>
              <w:del w:id="587" w:author="Windows 用户" w:date="2020-05-22T23:28:00Z">
                <w:r>
                  <w:rPr>
                    <w:rFonts w:hint="eastAsia" w:ascii="黑体" w:hAnsi="黑体" w:eastAsia="黑体"/>
                    <w:b/>
                    <w:bCs/>
                  </w:rPr>
                  <w:delText>4 分类输出层</w:delText>
                </w:r>
              </w:del>
              <w:customXmlDelRangeStart w:id="589" w:author="Windows 用户" w:date="2020-05-22T23:28:00Z"/>
            </w:sdtContent>
          </w:sdt>
          <w:customXmlDelRangeEnd w:id="589"/>
          <w:del w:id="590" w:author="Windows 用户" w:date="2020-05-22T23:28:00Z">
            <w:r>
              <w:rPr>
                <w:b/>
                <w:bCs/>
              </w:rPr>
              <w:tab/>
            </w:r>
          </w:del>
          <w:del w:id="591" w:author="Windows 用户" w:date="2020-05-22T23:28:00Z">
            <w:bookmarkStart w:id="60" w:name="_Toc14909_WPSOffice_Level1Page"/>
            <w:r>
              <w:rPr>
                <w:b/>
                <w:bCs/>
              </w:rPr>
              <w:delText>14</w:delText>
            </w:r>
            <w:bookmarkEnd w:id="60"/>
          </w:del>
          <w:del w:id="592" w:author="Windows 用户" w:date="2020-05-22T23:28:00Z">
            <w:r>
              <w:rPr>
                <w:b/>
                <w:bCs/>
              </w:rPr>
              <w:fldChar w:fldCharType="end"/>
            </w:r>
          </w:del>
        </w:p>
        <w:p>
          <w:pPr>
            <w:rPr>
              <w:del w:id="594" w:author="Windows 用户" w:date="2020-05-22T23:28:00Z"/>
            </w:rPr>
            <w:pPrChange w:id="593" w:author="Windows 用户" w:date="2020-05-22T23:28:00Z">
              <w:pPr>
                <w:pStyle w:val="33"/>
                <w:tabs>
                  <w:tab w:val="right" w:leader="dot" w:pos="8306"/>
                </w:tabs>
              </w:pPr>
            </w:pPrChange>
          </w:pPr>
          <w:del w:id="595" w:author="Windows 用户" w:date="2020-05-22T23:28:00Z">
            <w:r>
              <w:rPr/>
              <w:fldChar w:fldCharType="begin"/>
            </w:r>
          </w:del>
          <w:del w:id="596" w:author="Windows 用户" w:date="2020-05-22T23:28:00Z">
            <w:r>
              <w:rPr/>
              <w:delInstrText xml:space="preserve"> HYPERLINK \l "_Toc12570_WPSOffice_Level1" </w:delInstrText>
            </w:r>
          </w:del>
          <w:del w:id="597" w:author="Windows 用户" w:date="2020-05-22T23:28:00Z">
            <w:r>
              <w:rPr/>
              <w:fldChar w:fldCharType="separate"/>
            </w:r>
          </w:del>
          <w:customXmlDelRangeStart w:id="599" w:author="Windows 用户" w:date="2020-05-22T23:28:00Z"/>
          <w:sdt>
            <w:sdtPr>
              <w:rPr>
                <w:b/>
                <w:bCs/>
                <w:sz w:val="21"/>
              </w:rPr>
              <w:id w:val="877204941"/>
              <w:placeholder>
                <w:docPart w:val="89FC87133B45472B97D637BA648794FE"/>
              </w:placeholder>
              <w15:color w:val="509DF3"/>
            </w:sdtPr>
            <w:sdtEndPr>
              <w:rPr>
                <w:b/>
                <w:bCs/>
                <w:sz w:val="21"/>
              </w:rPr>
            </w:sdtEndPr>
            <w:sdtContent>
              <w:customXmlDelRangeEnd w:id="599"/>
              <w:del w:id="601" w:author="Windows 用户" w:date="2020-05-22T23:28:00Z">
                <w:r>
                  <w:rPr>
                    <w:rFonts w:hint="eastAsia" w:ascii="黑体" w:hAnsi="黑体" w:eastAsia="黑体"/>
                    <w:b/>
                    <w:bCs/>
                  </w:rPr>
                  <w:delText>3</w:delText>
                </w:r>
              </w:del>
              <w:del w:id="602" w:author="Windows 用户" w:date="2020-05-22T23:28:00Z">
                <w:r>
                  <w:rPr>
                    <w:rFonts w:ascii="黑体" w:hAnsi="黑体" w:eastAsia="黑体"/>
                    <w:b/>
                    <w:bCs/>
                  </w:rPr>
                  <w:delText>.</w:delText>
                </w:r>
              </w:del>
              <w:del w:id="603" w:author="Windows 用户" w:date="2020-05-22T23:28:00Z">
                <w:r>
                  <w:rPr>
                    <w:rFonts w:hint="eastAsia" w:ascii="黑体" w:hAnsi="黑体" w:eastAsia="黑体"/>
                    <w:b/>
                    <w:bCs/>
                  </w:rPr>
                  <w:delText>5 损失函数</w:delText>
                </w:r>
              </w:del>
              <w:customXmlDelRangeStart w:id="605" w:author="Windows 用户" w:date="2020-05-22T23:28:00Z"/>
            </w:sdtContent>
          </w:sdt>
          <w:customXmlDelRangeEnd w:id="605"/>
          <w:del w:id="606" w:author="Windows 用户" w:date="2020-05-22T23:28:00Z">
            <w:r>
              <w:rPr>
                <w:b/>
                <w:bCs/>
              </w:rPr>
              <w:tab/>
            </w:r>
          </w:del>
          <w:del w:id="607" w:author="Windows 用户" w:date="2020-05-22T23:28:00Z">
            <w:bookmarkStart w:id="61" w:name="_Toc12570_WPSOffice_Level1Page"/>
            <w:r>
              <w:rPr>
                <w:b/>
                <w:bCs/>
              </w:rPr>
              <w:delText>14</w:delText>
            </w:r>
            <w:bookmarkEnd w:id="61"/>
          </w:del>
          <w:del w:id="608" w:author="Windows 用户" w:date="2020-05-22T23:28:00Z">
            <w:r>
              <w:rPr>
                <w:b/>
                <w:bCs/>
              </w:rPr>
              <w:fldChar w:fldCharType="end"/>
            </w:r>
          </w:del>
        </w:p>
        <w:p>
          <w:pPr>
            <w:ind w:left="480"/>
            <w:rPr>
              <w:del w:id="610" w:author="Windows 用户" w:date="2020-05-22T23:28:00Z"/>
            </w:rPr>
            <w:pPrChange w:id="609" w:author="Windows 用户" w:date="2020-05-22T23:28:00Z">
              <w:pPr>
                <w:pStyle w:val="34"/>
                <w:tabs>
                  <w:tab w:val="right" w:leader="dot" w:pos="8306"/>
                </w:tabs>
                <w:ind w:left="480"/>
              </w:pPr>
            </w:pPrChange>
          </w:pPr>
          <w:del w:id="611" w:author="Windows 用户" w:date="2020-05-22T23:28:00Z">
            <w:r>
              <w:rPr/>
              <w:fldChar w:fldCharType="begin"/>
            </w:r>
          </w:del>
          <w:del w:id="612" w:author="Windows 用户" w:date="2020-05-22T23:28:00Z">
            <w:r>
              <w:rPr/>
              <w:delInstrText xml:space="preserve"> HYPERLINK \l "_Toc16776_WPSOffice_Level2" </w:delInstrText>
            </w:r>
          </w:del>
          <w:del w:id="613" w:author="Windows 用户" w:date="2020-05-22T23:28:00Z">
            <w:r>
              <w:rPr/>
              <w:fldChar w:fldCharType="separate"/>
            </w:r>
          </w:del>
          <w:customXmlDelRangeStart w:id="615" w:author="Windows 用户" w:date="2020-05-22T23:28:00Z"/>
          <w:sdt>
            <w:sdtPr>
              <w:rPr>
                <w:sz w:val="21"/>
              </w:rPr>
              <w:id w:val="-1393962802"/>
              <w:placeholder>
                <w:docPart w:val="C255C5F38A7D4C5A83685EC638627123"/>
              </w:placeholder>
              <w15:color w:val="509DF3"/>
            </w:sdtPr>
            <w:sdtEndPr>
              <w:rPr>
                <w:sz w:val="21"/>
              </w:rPr>
            </w:sdtEndPr>
            <w:sdtContent>
              <w:customXmlDelRangeEnd w:id="615"/>
              <w:del w:id="617" w:author="Windows 用户" w:date="2020-05-22T23:28:00Z">
                <w:r>
                  <w:rPr>
                    <w:rFonts w:hint="eastAsia" w:ascii="黑体" w:hAnsi="黑体" w:eastAsia="黑体"/>
                  </w:rPr>
                  <w:delText>3.5.1 图像文本相似性损失函数</w:delText>
                </w:r>
              </w:del>
              <w:customXmlDelRangeStart w:id="619" w:author="Windows 用户" w:date="2020-05-22T23:28:00Z"/>
            </w:sdtContent>
          </w:sdt>
          <w:customXmlDelRangeEnd w:id="619"/>
          <w:del w:id="620" w:author="Windows 用户" w:date="2020-05-22T23:28:00Z">
            <w:r>
              <w:rPr/>
              <w:tab/>
            </w:r>
          </w:del>
          <w:del w:id="621" w:author="Windows 用户" w:date="2020-05-22T23:28:00Z">
            <w:bookmarkStart w:id="62" w:name="_Toc16776_WPSOffice_Level2Page"/>
            <w:r>
              <w:rPr/>
              <w:delText>14</w:delText>
            </w:r>
            <w:bookmarkEnd w:id="62"/>
          </w:del>
          <w:del w:id="622" w:author="Windows 用户" w:date="2020-05-22T23:28:00Z">
            <w:r>
              <w:rPr/>
              <w:fldChar w:fldCharType="end"/>
            </w:r>
          </w:del>
        </w:p>
        <w:p>
          <w:pPr>
            <w:ind w:left="480"/>
            <w:rPr>
              <w:del w:id="624" w:author="Windows 用户" w:date="2020-05-22T23:28:00Z"/>
            </w:rPr>
            <w:pPrChange w:id="623" w:author="Windows 用户" w:date="2020-05-22T23:28:00Z">
              <w:pPr>
                <w:pStyle w:val="34"/>
                <w:tabs>
                  <w:tab w:val="right" w:leader="dot" w:pos="8306"/>
                </w:tabs>
                <w:ind w:left="480"/>
              </w:pPr>
            </w:pPrChange>
          </w:pPr>
          <w:del w:id="625" w:author="Windows 用户" w:date="2020-05-22T23:28:00Z">
            <w:r>
              <w:rPr/>
              <w:fldChar w:fldCharType="begin"/>
            </w:r>
          </w:del>
          <w:del w:id="626" w:author="Windows 用户" w:date="2020-05-22T23:28:00Z">
            <w:r>
              <w:rPr/>
              <w:delInstrText xml:space="preserve"> HYPERLINK \l "_Toc29304_WPSOffice_Level2" </w:delInstrText>
            </w:r>
          </w:del>
          <w:del w:id="627" w:author="Windows 用户" w:date="2020-05-22T23:28:00Z">
            <w:r>
              <w:rPr/>
              <w:fldChar w:fldCharType="separate"/>
            </w:r>
          </w:del>
          <w:customXmlDelRangeStart w:id="629" w:author="Windows 用户" w:date="2020-05-22T23:28:00Z"/>
          <w:sdt>
            <w:sdtPr>
              <w:rPr>
                <w:sz w:val="21"/>
              </w:rPr>
              <w:id w:val="-782111971"/>
              <w:placeholder>
                <w:docPart w:val="985FAC7DC33440A8BCDA17F884B01B4B"/>
              </w:placeholder>
              <w15:color w:val="509DF3"/>
            </w:sdtPr>
            <w:sdtEndPr>
              <w:rPr>
                <w:sz w:val="21"/>
              </w:rPr>
            </w:sdtEndPr>
            <w:sdtContent>
              <w:customXmlDelRangeEnd w:id="629"/>
              <w:del w:id="631" w:author="Windows 用户" w:date="2020-05-22T23:28:00Z">
                <w:r>
                  <w:rPr>
                    <w:rFonts w:hint="eastAsia" w:ascii="黑体" w:hAnsi="黑体" w:eastAsia="黑体"/>
                  </w:rPr>
                  <w:delText>3.5.2 相对熵损失函数</w:delText>
                </w:r>
              </w:del>
              <w:customXmlDelRangeStart w:id="633" w:author="Windows 用户" w:date="2020-05-22T23:28:00Z"/>
            </w:sdtContent>
          </w:sdt>
          <w:customXmlDelRangeEnd w:id="633"/>
          <w:del w:id="634" w:author="Windows 用户" w:date="2020-05-22T23:28:00Z">
            <w:r>
              <w:rPr/>
              <w:tab/>
            </w:r>
          </w:del>
          <w:del w:id="635" w:author="Windows 用户" w:date="2020-05-22T23:28:00Z">
            <w:bookmarkStart w:id="63" w:name="_Toc29304_WPSOffice_Level2Page"/>
            <w:r>
              <w:rPr/>
              <w:delText>15</w:delText>
            </w:r>
            <w:bookmarkEnd w:id="63"/>
          </w:del>
          <w:del w:id="636" w:author="Windows 用户" w:date="2020-05-22T23:28:00Z">
            <w:r>
              <w:rPr/>
              <w:fldChar w:fldCharType="end"/>
            </w:r>
          </w:del>
        </w:p>
        <w:p>
          <w:pPr>
            <w:ind w:left="480"/>
            <w:rPr>
              <w:del w:id="638" w:author="Windows 用户" w:date="2020-05-22T23:28:00Z"/>
            </w:rPr>
            <w:pPrChange w:id="637" w:author="Windows 用户" w:date="2020-05-22T23:28:00Z">
              <w:pPr>
                <w:pStyle w:val="34"/>
                <w:tabs>
                  <w:tab w:val="right" w:leader="dot" w:pos="8306"/>
                </w:tabs>
                <w:ind w:left="480"/>
              </w:pPr>
            </w:pPrChange>
          </w:pPr>
          <w:del w:id="639" w:author="Windows 用户" w:date="2020-05-22T23:28:00Z">
            <w:r>
              <w:rPr/>
              <w:fldChar w:fldCharType="begin"/>
            </w:r>
          </w:del>
          <w:del w:id="640" w:author="Windows 用户" w:date="2020-05-22T23:28:00Z">
            <w:r>
              <w:rPr/>
              <w:delInstrText xml:space="preserve"> HYPERLINK \l "_Toc21102_WPSOffice_Level2" </w:delInstrText>
            </w:r>
          </w:del>
          <w:del w:id="641" w:author="Windows 用户" w:date="2020-05-22T23:28:00Z">
            <w:r>
              <w:rPr/>
              <w:fldChar w:fldCharType="separate"/>
            </w:r>
          </w:del>
          <w:customXmlDelRangeStart w:id="643" w:author="Windows 用户" w:date="2020-05-22T23:28:00Z"/>
          <w:sdt>
            <w:sdtPr>
              <w:rPr>
                <w:sz w:val="21"/>
              </w:rPr>
              <w:id w:val="819856855"/>
              <w:placeholder>
                <w:docPart w:val="69168725A32447DF8C8570D8C3591C6D"/>
              </w:placeholder>
              <w15:color w:val="509DF3"/>
            </w:sdtPr>
            <w:sdtEndPr>
              <w:rPr>
                <w:sz w:val="21"/>
              </w:rPr>
            </w:sdtEndPr>
            <w:sdtContent>
              <w:customXmlDelRangeEnd w:id="643"/>
              <w:del w:id="645" w:author="Windows 用户" w:date="2020-05-22T23:28:00Z">
                <w:r>
                  <w:rPr>
                    <w:rFonts w:hint="eastAsia"/>
                  </w:rPr>
                  <w:delText>图3.3 原始数据特征分布[2]</w:delText>
                </w:r>
              </w:del>
              <w:customXmlDelRangeStart w:id="647" w:author="Windows 用户" w:date="2020-05-22T23:28:00Z"/>
            </w:sdtContent>
          </w:sdt>
          <w:customXmlDelRangeEnd w:id="647"/>
          <w:del w:id="648" w:author="Windows 用户" w:date="2020-05-22T23:28:00Z">
            <w:r>
              <w:rPr/>
              <w:tab/>
            </w:r>
          </w:del>
          <w:del w:id="649" w:author="Windows 用户" w:date="2020-05-22T23:28:00Z">
            <w:bookmarkStart w:id="64" w:name="_Toc21102_WPSOffice_Level2Page"/>
            <w:r>
              <w:rPr/>
              <w:delText>16</w:delText>
            </w:r>
            <w:bookmarkEnd w:id="64"/>
          </w:del>
          <w:del w:id="650" w:author="Windows 用户" w:date="2020-05-22T23:28:00Z">
            <w:r>
              <w:rPr/>
              <w:fldChar w:fldCharType="end"/>
            </w:r>
          </w:del>
        </w:p>
        <w:p>
          <w:pPr>
            <w:ind w:left="480"/>
            <w:rPr>
              <w:del w:id="652" w:author="Windows 用户" w:date="2020-05-22T23:28:00Z"/>
            </w:rPr>
            <w:pPrChange w:id="651" w:author="Windows 用户" w:date="2020-05-22T23:28:00Z">
              <w:pPr>
                <w:pStyle w:val="34"/>
                <w:tabs>
                  <w:tab w:val="right" w:leader="dot" w:pos="8306"/>
                </w:tabs>
                <w:ind w:left="480"/>
              </w:pPr>
            </w:pPrChange>
          </w:pPr>
          <w:del w:id="653" w:author="Windows 用户" w:date="2020-05-22T23:28:00Z">
            <w:r>
              <w:rPr/>
              <w:fldChar w:fldCharType="begin"/>
            </w:r>
          </w:del>
          <w:del w:id="654" w:author="Windows 用户" w:date="2020-05-22T23:28:00Z">
            <w:r>
              <w:rPr/>
              <w:delInstrText xml:space="preserve"> HYPERLINK \l "_Toc1132_WPSOffice_Level2" </w:delInstrText>
            </w:r>
          </w:del>
          <w:del w:id="655" w:author="Windows 用户" w:date="2020-05-22T23:28:00Z">
            <w:r>
              <w:rPr/>
              <w:fldChar w:fldCharType="separate"/>
            </w:r>
          </w:del>
          <w:customXmlDelRangeStart w:id="657" w:author="Windows 用户" w:date="2020-05-22T23:28:00Z"/>
          <w:sdt>
            <w:sdtPr>
              <w:rPr>
                <w:sz w:val="21"/>
              </w:rPr>
              <w:id w:val="1319230643"/>
              <w:placeholder>
                <w:docPart w:val="923187FE9574428CAED77966A9BAE461"/>
              </w:placeholder>
              <w15:color w:val="509DF3"/>
            </w:sdtPr>
            <w:sdtEndPr>
              <w:rPr>
                <w:sz w:val="21"/>
              </w:rPr>
            </w:sdtEndPr>
            <w:sdtContent>
              <w:customXmlDelRangeEnd w:id="657"/>
              <w:del w:id="659" w:author="Windows 用户" w:date="2020-05-22T23:28:00Z">
                <w:r>
                  <w:rPr>
                    <w:rFonts w:hint="eastAsia"/>
                  </w:rPr>
                  <w:delText>（a）消除模态间差异性后的图像特征分布 （b）消除模态间差异性后的文本特征分布</w:delText>
                </w:r>
              </w:del>
              <w:customXmlDelRangeStart w:id="661" w:author="Windows 用户" w:date="2020-05-22T23:28:00Z"/>
            </w:sdtContent>
          </w:sdt>
          <w:customXmlDelRangeEnd w:id="661"/>
          <w:del w:id="662" w:author="Windows 用户" w:date="2020-05-22T23:28:00Z">
            <w:r>
              <w:rPr/>
              <w:tab/>
            </w:r>
          </w:del>
          <w:del w:id="663" w:author="Windows 用户" w:date="2020-05-22T23:28:00Z">
            <w:bookmarkStart w:id="65" w:name="_Toc1132_WPSOffice_Level2Page"/>
            <w:r>
              <w:rPr/>
              <w:delText>16</w:delText>
            </w:r>
            <w:bookmarkEnd w:id="65"/>
          </w:del>
          <w:del w:id="664" w:author="Windows 用户" w:date="2020-05-22T23:28:00Z">
            <w:r>
              <w:rPr/>
              <w:fldChar w:fldCharType="end"/>
            </w:r>
          </w:del>
        </w:p>
        <w:p>
          <w:pPr>
            <w:ind w:left="480"/>
            <w:rPr>
              <w:del w:id="666" w:author="Windows 用户" w:date="2020-05-22T23:28:00Z"/>
            </w:rPr>
            <w:pPrChange w:id="665" w:author="Windows 用户" w:date="2020-05-22T23:28:00Z">
              <w:pPr>
                <w:pStyle w:val="34"/>
                <w:tabs>
                  <w:tab w:val="right" w:leader="dot" w:pos="8306"/>
                </w:tabs>
                <w:ind w:left="480"/>
              </w:pPr>
            </w:pPrChange>
          </w:pPr>
          <w:del w:id="667" w:author="Windows 用户" w:date="2020-05-22T23:28:00Z">
            <w:r>
              <w:rPr/>
              <w:fldChar w:fldCharType="begin"/>
            </w:r>
          </w:del>
          <w:del w:id="668" w:author="Windows 用户" w:date="2020-05-22T23:28:00Z">
            <w:r>
              <w:rPr/>
              <w:delInstrText xml:space="preserve"> HYPERLINK \l "_Toc14909_WPSOffice_Level2" </w:delInstrText>
            </w:r>
          </w:del>
          <w:del w:id="669" w:author="Windows 用户" w:date="2020-05-22T23:28:00Z">
            <w:r>
              <w:rPr/>
              <w:fldChar w:fldCharType="separate"/>
            </w:r>
          </w:del>
          <w:customXmlDelRangeStart w:id="671" w:author="Windows 用户" w:date="2020-05-22T23:28:00Z"/>
          <w:sdt>
            <w:sdtPr>
              <w:rPr>
                <w:sz w:val="21"/>
              </w:rPr>
              <w:id w:val="835569600"/>
              <w:placeholder>
                <w:docPart w:val="02B4E5313ABF4251A914F3470300EFBD"/>
              </w:placeholder>
              <w15:color w:val="509DF3"/>
            </w:sdtPr>
            <w:sdtEndPr>
              <w:rPr>
                <w:sz w:val="21"/>
              </w:rPr>
            </w:sdtEndPr>
            <w:sdtContent>
              <w:customXmlDelRangeEnd w:id="671"/>
              <w:del w:id="673" w:author="Windows 用户" w:date="2020-05-22T23:28:00Z">
                <w:r>
                  <w:rPr>
                    <w:rFonts w:hint="eastAsia"/>
                  </w:rPr>
                  <w:delText>图3.4 消除模态差异性之后的数据特征分布[2]</w:delText>
                </w:r>
              </w:del>
              <w:customXmlDelRangeStart w:id="675" w:author="Windows 用户" w:date="2020-05-22T23:28:00Z"/>
            </w:sdtContent>
          </w:sdt>
          <w:customXmlDelRangeEnd w:id="675"/>
          <w:del w:id="676" w:author="Windows 用户" w:date="2020-05-22T23:28:00Z">
            <w:r>
              <w:rPr/>
              <w:tab/>
            </w:r>
          </w:del>
          <w:del w:id="677" w:author="Windows 用户" w:date="2020-05-22T23:28:00Z">
            <w:bookmarkStart w:id="66" w:name="_Toc14909_WPSOffice_Level2Page"/>
            <w:r>
              <w:rPr/>
              <w:delText>16</w:delText>
            </w:r>
            <w:bookmarkEnd w:id="66"/>
          </w:del>
          <w:del w:id="678" w:author="Windows 用户" w:date="2020-05-22T23:28:00Z">
            <w:r>
              <w:rPr/>
              <w:fldChar w:fldCharType="end"/>
            </w:r>
          </w:del>
        </w:p>
        <w:p>
          <w:pPr>
            <w:ind w:left="480"/>
            <w:rPr>
              <w:del w:id="680" w:author="Windows 用户" w:date="2020-05-22T23:28:00Z"/>
            </w:rPr>
            <w:pPrChange w:id="679" w:author="Windows 用户" w:date="2020-05-22T23:28:00Z">
              <w:pPr>
                <w:pStyle w:val="34"/>
                <w:tabs>
                  <w:tab w:val="right" w:leader="dot" w:pos="8306"/>
                </w:tabs>
                <w:ind w:left="480"/>
              </w:pPr>
            </w:pPrChange>
          </w:pPr>
          <w:del w:id="681" w:author="Windows 用户" w:date="2020-05-22T23:28:00Z">
            <w:r>
              <w:rPr/>
              <w:fldChar w:fldCharType="begin"/>
            </w:r>
          </w:del>
          <w:del w:id="682" w:author="Windows 用户" w:date="2020-05-22T23:28:00Z">
            <w:r>
              <w:rPr/>
              <w:delInstrText xml:space="preserve"> HYPERLINK \l "_Toc12570_WPSOffice_Level2" </w:delInstrText>
            </w:r>
          </w:del>
          <w:del w:id="683" w:author="Windows 用户" w:date="2020-05-22T23:28:00Z">
            <w:r>
              <w:rPr/>
              <w:fldChar w:fldCharType="separate"/>
            </w:r>
          </w:del>
          <w:customXmlDelRangeStart w:id="685" w:author="Windows 用户" w:date="2020-05-22T23:28:00Z"/>
          <w:sdt>
            <w:sdtPr>
              <w:rPr>
                <w:sz w:val="21"/>
              </w:rPr>
              <w:id w:val="1844591331"/>
              <w:placeholder>
                <w:docPart w:val="CCD7F7DC00EA40B9A2D122F4FD1DF27A"/>
              </w:placeholder>
              <w15:color w:val="509DF3"/>
            </w:sdtPr>
            <w:sdtEndPr>
              <w:rPr>
                <w:sz w:val="21"/>
              </w:rPr>
            </w:sdtEndPr>
            <w:sdtContent>
              <w:customXmlDelRangeEnd w:id="685"/>
              <w:del w:id="687" w:author="Windows 用户" w:date="2020-05-22T23:28:00Z">
                <w:r>
                  <w:rPr>
                    <w:rFonts w:hint="eastAsia"/>
                  </w:rPr>
                  <w:delText>图3.5 在公共表示空间内的图像和文本分布情况</w:delText>
                </w:r>
              </w:del>
              <w:customXmlDelRangeStart w:id="689" w:author="Windows 用户" w:date="2020-05-22T23:28:00Z"/>
            </w:sdtContent>
          </w:sdt>
          <w:customXmlDelRangeEnd w:id="689"/>
          <w:del w:id="690" w:author="Windows 用户" w:date="2020-05-22T23:28:00Z">
            <w:r>
              <w:rPr/>
              <w:tab/>
            </w:r>
          </w:del>
          <w:del w:id="691" w:author="Windows 用户" w:date="2020-05-22T23:28:00Z">
            <w:bookmarkStart w:id="67" w:name="_Toc12570_WPSOffice_Level2Page"/>
            <w:r>
              <w:rPr/>
              <w:delText>17</w:delText>
            </w:r>
            <w:bookmarkEnd w:id="67"/>
          </w:del>
          <w:del w:id="692" w:author="Windows 用户" w:date="2020-05-22T23:28:00Z">
            <w:r>
              <w:rPr/>
              <w:fldChar w:fldCharType="end"/>
            </w:r>
          </w:del>
        </w:p>
        <w:p>
          <w:pPr>
            <w:ind w:left="480"/>
            <w:rPr>
              <w:del w:id="694" w:author="Windows 用户" w:date="2020-05-22T23:28:00Z"/>
            </w:rPr>
            <w:pPrChange w:id="693" w:author="Windows 用户" w:date="2020-05-22T23:28:00Z">
              <w:pPr>
                <w:pStyle w:val="34"/>
                <w:tabs>
                  <w:tab w:val="right" w:leader="dot" w:pos="8306"/>
                </w:tabs>
                <w:ind w:left="480"/>
              </w:pPr>
            </w:pPrChange>
          </w:pPr>
          <w:del w:id="695" w:author="Windows 用户" w:date="2020-05-22T23:28:00Z">
            <w:r>
              <w:rPr/>
              <w:fldChar w:fldCharType="begin"/>
            </w:r>
          </w:del>
          <w:del w:id="696" w:author="Windows 用户" w:date="2020-05-22T23:28:00Z">
            <w:r>
              <w:rPr/>
              <w:delInstrText xml:space="preserve"> HYPERLINK \l "_Toc20615_WPSOffice_Level2" </w:delInstrText>
            </w:r>
          </w:del>
          <w:del w:id="697" w:author="Windows 用户" w:date="2020-05-22T23:28:00Z">
            <w:r>
              <w:rPr/>
              <w:fldChar w:fldCharType="separate"/>
            </w:r>
          </w:del>
          <w:customXmlDelRangeStart w:id="699" w:author="Windows 用户" w:date="2020-05-22T23:28:00Z"/>
          <w:sdt>
            <w:sdtPr>
              <w:rPr>
                <w:sz w:val="21"/>
              </w:rPr>
              <w:id w:val="1555352584"/>
              <w:placeholder>
                <w:docPart w:val="45209A23927B458BAAA45509119D1CA0"/>
              </w:placeholder>
              <w15:color w:val="509DF3"/>
            </w:sdtPr>
            <w:sdtEndPr>
              <w:rPr>
                <w:sz w:val="21"/>
              </w:rPr>
            </w:sdtEndPr>
            <w:sdtContent>
              <w:customXmlDelRangeEnd w:id="699"/>
              <w:del w:id="701" w:author="Windows 用户" w:date="2020-05-22T23:28:00Z">
                <w:r>
                  <w:rPr>
                    <w:rFonts w:hint="eastAsia" w:ascii="黑体" w:hAnsi="黑体" w:eastAsia="黑体"/>
                  </w:rPr>
                  <w:delText>3.5.3 交叉熵分类损失函数</w:delText>
                </w:r>
              </w:del>
              <w:customXmlDelRangeStart w:id="703" w:author="Windows 用户" w:date="2020-05-22T23:28:00Z"/>
            </w:sdtContent>
          </w:sdt>
          <w:customXmlDelRangeEnd w:id="703"/>
          <w:del w:id="704" w:author="Windows 用户" w:date="2020-05-22T23:28:00Z">
            <w:r>
              <w:rPr/>
              <w:tab/>
            </w:r>
          </w:del>
          <w:del w:id="705" w:author="Windows 用户" w:date="2020-05-22T23:28:00Z">
            <w:bookmarkStart w:id="68" w:name="_Toc20615_WPSOffice_Level2Page"/>
            <w:r>
              <w:rPr/>
              <w:delText>17</w:delText>
            </w:r>
            <w:bookmarkEnd w:id="68"/>
          </w:del>
          <w:del w:id="706" w:author="Windows 用户" w:date="2020-05-22T23:28:00Z">
            <w:r>
              <w:rPr/>
              <w:fldChar w:fldCharType="end"/>
            </w:r>
          </w:del>
        </w:p>
        <w:p>
          <w:pPr>
            <w:rPr>
              <w:del w:id="708" w:author="Windows 用户" w:date="2020-05-22T23:28:00Z"/>
            </w:rPr>
            <w:pPrChange w:id="707" w:author="Windows 用户" w:date="2020-05-22T23:28:00Z">
              <w:pPr>
                <w:pStyle w:val="33"/>
                <w:tabs>
                  <w:tab w:val="right" w:leader="dot" w:pos="8306"/>
                </w:tabs>
              </w:pPr>
            </w:pPrChange>
          </w:pPr>
          <w:del w:id="709" w:author="Windows 用户" w:date="2020-05-22T23:28:00Z">
            <w:r>
              <w:rPr/>
              <w:fldChar w:fldCharType="begin"/>
            </w:r>
          </w:del>
          <w:del w:id="710" w:author="Windows 用户" w:date="2020-05-22T23:28:00Z">
            <w:r>
              <w:rPr/>
              <w:delInstrText xml:space="preserve"> HYPERLINK \l "_Toc20615_WPSOffice_Level1" </w:delInstrText>
            </w:r>
          </w:del>
          <w:del w:id="711" w:author="Windows 用户" w:date="2020-05-22T23:28:00Z">
            <w:r>
              <w:rPr/>
              <w:fldChar w:fldCharType="separate"/>
            </w:r>
          </w:del>
          <w:customXmlDelRangeStart w:id="713" w:author="Windows 用户" w:date="2020-05-22T23:28:00Z"/>
          <w:sdt>
            <w:sdtPr>
              <w:rPr>
                <w:b/>
                <w:bCs/>
                <w:sz w:val="21"/>
              </w:rPr>
              <w:id w:val="-1287884371"/>
              <w:placeholder>
                <w:docPart w:val="D86527CA27654BDFA31BA25A0F77002C"/>
              </w:placeholder>
              <w15:color w:val="509DF3"/>
            </w:sdtPr>
            <w:sdtEndPr>
              <w:rPr>
                <w:b/>
                <w:bCs/>
                <w:sz w:val="21"/>
              </w:rPr>
            </w:sdtEndPr>
            <w:sdtContent>
              <w:customXmlDelRangeEnd w:id="713"/>
              <w:del w:id="715" w:author="Windows 用户" w:date="2020-05-22T23:28:00Z">
                <w:r>
                  <w:rPr>
                    <w:rFonts w:hint="eastAsia" w:ascii="黑体" w:hAnsi="黑体" w:eastAsia="黑体"/>
                    <w:b/>
                    <w:bCs/>
                  </w:rPr>
                  <w:delText>3</w:delText>
                </w:r>
              </w:del>
              <w:del w:id="716" w:author="Windows 用户" w:date="2020-05-22T23:28:00Z">
                <w:r>
                  <w:rPr>
                    <w:rFonts w:ascii="黑体" w:hAnsi="黑体" w:eastAsia="黑体"/>
                    <w:b/>
                    <w:bCs/>
                  </w:rPr>
                  <w:delText>.</w:delText>
                </w:r>
              </w:del>
              <w:del w:id="717" w:author="Windows 用户" w:date="2020-05-22T23:28:00Z">
                <w:r>
                  <w:rPr>
                    <w:rFonts w:hint="eastAsia" w:ascii="黑体" w:hAnsi="黑体" w:eastAsia="黑体"/>
                    <w:b/>
                    <w:bCs/>
                  </w:rPr>
                  <w:delText xml:space="preserve">6 </w:delText>
                </w:r>
              </w:del>
              <w:del w:id="718" w:author="Windows 用户" w:date="2020-05-22T23:28:00Z">
                <w:r>
                  <w:rPr>
                    <w:rFonts w:ascii="黑体" w:hAnsi="黑体" w:eastAsia="黑体"/>
                    <w:b/>
                    <w:bCs/>
                  </w:rPr>
                  <w:delText>本章小结</w:delText>
                </w:r>
              </w:del>
              <w:customXmlDelRangeStart w:id="720" w:author="Windows 用户" w:date="2020-05-22T23:28:00Z"/>
            </w:sdtContent>
          </w:sdt>
          <w:customXmlDelRangeEnd w:id="720"/>
          <w:del w:id="721" w:author="Windows 用户" w:date="2020-05-22T23:28:00Z">
            <w:r>
              <w:rPr>
                <w:b/>
                <w:bCs/>
              </w:rPr>
              <w:tab/>
            </w:r>
          </w:del>
          <w:del w:id="722" w:author="Windows 用户" w:date="2020-05-22T23:28:00Z">
            <w:bookmarkStart w:id="69" w:name="_Toc20615_WPSOffice_Level1Page"/>
            <w:r>
              <w:rPr>
                <w:b/>
                <w:bCs/>
              </w:rPr>
              <w:delText>18</w:delText>
            </w:r>
            <w:bookmarkEnd w:id="69"/>
          </w:del>
          <w:del w:id="723" w:author="Windows 用户" w:date="2020-05-22T23:28:00Z">
            <w:r>
              <w:rPr>
                <w:b/>
                <w:bCs/>
              </w:rPr>
              <w:fldChar w:fldCharType="end"/>
            </w:r>
          </w:del>
        </w:p>
        <w:p>
          <w:pPr>
            <w:rPr>
              <w:del w:id="725" w:author="Windows 用户" w:date="2020-05-22T23:28:00Z"/>
            </w:rPr>
            <w:pPrChange w:id="724" w:author="Windows 用户" w:date="2020-05-22T23:28:00Z">
              <w:pPr>
                <w:pStyle w:val="33"/>
                <w:tabs>
                  <w:tab w:val="right" w:leader="dot" w:pos="8306"/>
                </w:tabs>
              </w:pPr>
            </w:pPrChange>
          </w:pPr>
          <w:del w:id="726" w:author="Windows 用户" w:date="2020-05-22T23:28:00Z">
            <w:r>
              <w:rPr/>
              <w:fldChar w:fldCharType="begin"/>
            </w:r>
          </w:del>
          <w:del w:id="727" w:author="Windows 用户" w:date="2020-05-22T23:28:00Z">
            <w:r>
              <w:rPr/>
              <w:delInstrText xml:space="preserve"> HYPERLINK \l "_Toc16227_WPSOffice_Level1" </w:delInstrText>
            </w:r>
          </w:del>
          <w:del w:id="728" w:author="Windows 用户" w:date="2020-05-22T23:28:00Z">
            <w:r>
              <w:rPr/>
              <w:fldChar w:fldCharType="separate"/>
            </w:r>
          </w:del>
          <w:customXmlDelRangeStart w:id="730" w:author="Windows 用户" w:date="2020-05-22T23:28:00Z"/>
          <w:sdt>
            <w:sdtPr>
              <w:rPr>
                <w:b/>
                <w:bCs/>
                <w:sz w:val="21"/>
              </w:rPr>
              <w:id w:val="1501228859"/>
              <w:placeholder>
                <w:docPart w:val="F27389D60F5D407A813A5C8F954DC776"/>
              </w:placeholder>
              <w15:color w:val="509DF3"/>
            </w:sdtPr>
            <w:sdtEndPr>
              <w:rPr>
                <w:b/>
                <w:bCs/>
                <w:sz w:val="21"/>
              </w:rPr>
            </w:sdtEndPr>
            <w:sdtContent>
              <w:customXmlDelRangeEnd w:id="730"/>
              <w:del w:id="732" w:author="Windows 用户" w:date="2020-05-22T23:28:00Z">
                <w:r>
                  <w:rPr>
                    <w:rFonts w:hint="eastAsia" w:ascii="黑体" w:hAnsi="黑体" w:eastAsia="黑体"/>
                    <w:b/>
                    <w:bCs/>
                  </w:rPr>
                  <w:delText>4高效高维近似检索系统的设计</w:delText>
                </w:r>
              </w:del>
              <w:customXmlDelRangeStart w:id="734" w:author="Windows 用户" w:date="2020-05-22T23:28:00Z"/>
            </w:sdtContent>
          </w:sdt>
          <w:customXmlDelRangeEnd w:id="734"/>
          <w:del w:id="735" w:author="Windows 用户" w:date="2020-05-22T23:28:00Z">
            <w:r>
              <w:rPr>
                <w:b/>
                <w:bCs/>
              </w:rPr>
              <w:tab/>
            </w:r>
          </w:del>
          <w:del w:id="736" w:author="Windows 用户" w:date="2020-05-22T23:28:00Z">
            <w:bookmarkStart w:id="70" w:name="_Toc16227_WPSOffice_Level1Page"/>
            <w:r>
              <w:rPr>
                <w:b/>
                <w:bCs/>
              </w:rPr>
              <w:delText>18</w:delText>
            </w:r>
            <w:bookmarkEnd w:id="70"/>
          </w:del>
          <w:del w:id="737" w:author="Windows 用户" w:date="2020-05-22T23:28:00Z">
            <w:r>
              <w:rPr>
                <w:b/>
                <w:bCs/>
              </w:rPr>
              <w:fldChar w:fldCharType="end"/>
            </w:r>
          </w:del>
        </w:p>
        <w:p>
          <w:pPr>
            <w:rPr>
              <w:del w:id="739" w:author="Windows 用户" w:date="2020-05-22T23:28:00Z"/>
            </w:rPr>
            <w:pPrChange w:id="738" w:author="Windows 用户" w:date="2020-05-22T23:28:00Z">
              <w:pPr>
                <w:pStyle w:val="33"/>
                <w:tabs>
                  <w:tab w:val="right" w:leader="dot" w:pos="8306"/>
                </w:tabs>
              </w:pPr>
            </w:pPrChange>
          </w:pPr>
          <w:del w:id="740" w:author="Windows 用户" w:date="2020-05-22T23:28:00Z">
            <w:r>
              <w:rPr/>
              <w:fldChar w:fldCharType="begin"/>
            </w:r>
          </w:del>
          <w:del w:id="741" w:author="Windows 用户" w:date="2020-05-22T23:28:00Z">
            <w:r>
              <w:rPr/>
              <w:delInstrText xml:space="preserve"> HYPERLINK \l "_Toc16344_WPSOffice_Level1" </w:delInstrText>
            </w:r>
          </w:del>
          <w:del w:id="742" w:author="Windows 用户" w:date="2020-05-22T23:28:00Z">
            <w:r>
              <w:rPr/>
              <w:fldChar w:fldCharType="separate"/>
            </w:r>
          </w:del>
          <w:customXmlDelRangeStart w:id="744" w:author="Windows 用户" w:date="2020-05-22T23:28:00Z"/>
          <w:sdt>
            <w:sdtPr>
              <w:rPr>
                <w:b/>
                <w:bCs/>
                <w:sz w:val="21"/>
              </w:rPr>
              <w:id w:val="224033068"/>
              <w:placeholder>
                <w:docPart w:val="44F900849D034D37BE43E20247F9942D"/>
              </w:placeholder>
              <w15:color w:val="509DF3"/>
            </w:sdtPr>
            <w:sdtEndPr>
              <w:rPr>
                <w:b/>
                <w:bCs/>
                <w:sz w:val="21"/>
              </w:rPr>
            </w:sdtEndPr>
            <w:sdtContent>
              <w:customXmlDelRangeEnd w:id="744"/>
              <w:del w:id="746" w:author="Windows 用户" w:date="2020-05-22T23:28:00Z">
                <w:r>
                  <w:rPr>
                    <w:rFonts w:hint="eastAsia" w:ascii="黑体" w:hAnsi="黑体" w:eastAsia="黑体"/>
                    <w:b/>
                    <w:bCs/>
                  </w:rPr>
                  <w:delText>4.1 系统总体设计</w:delText>
                </w:r>
              </w:del>
              <w:customXmlDelRangeStart w:id="748" w:author="Windows 用户" w:date="2020-05-22T23:28:00Z"/>
            </w:sdtContent>
          </w:sdt>
          <w:customXmlDelRangeEnd w:id="748"/>
          <w:del w:id="749" w:author="Windows 用户" w:date="2020-05-22T23:28:00Z">
            <w:r>
              <w:rPr>
                <w:b/>
                <w:bCs/>
              </w:rPr>
              <w:tab/>
            </w:r>
          </w:del>
          <w:del w:id="750" w:author="Windows 用户" w:date="2020-05-22T23:28:00Z">
            <w:bookmarkStart w:id="71" w:name="_Toc16344_WPSOffice_Level1Page"/>
            <w:r>
              <w:rPr>
                <w:b/>
                <w:bCs/>
              </w:rPr>
              <w:delText>18</w:delText>
            </w:r>
            <w:bookmarkEnd w:id="71"/>
          </w:del>
          <w:del w:id="751" w:author="Windows 用户" w:date="2020-05-22T23:28:00Z">
            <w:r>
              <w:rPr>
                <w:b/>
                <w:bCs/>
              </w:rPr>
              <w:fldChar w:fldCharType="end"/>
            </w:r>
          </w:del>
        </w:p>
        <w:p>
          <w:pPr>
            <w:ind w:left="480"/>
            <w:rPr>
              <w:del w:id="753" w:author="Windows 用户" w:date="2020-05-22T23:28:00Z"/>
            </w:rPr>
            <w:pPrChange w:id="752" w:author="Windows 用户" w:date="2020-05-22T23:28:00Z">
              <w:pPr>
                <w:pStyle w:val="34"/>
                <w:tabs>
                  <w:tab w:val="right" w:leader="dot" w:pos="8306"/>
                </w:tabs>
                <w:ind w:left="480"/>
              </w:pPr>
            </w:pPrChange>
          </w:pPr>
          <w:del w:id="754" w:author="Windows 用户" w:date="2020-05-22T23:28:00Z">
            <w:r>
              <w:rPr/>
              <w:fldChar w:fldCharType="begin"/>
            </w:r>
          </w:del>
          <w:del w:id="755" w:author="Windows 用户" w:date="2020-05-22T23:28:00Z">
            <w:r>
              <w:rPr/>
              <w:delInstrText xml:space="preserve"> HYPERLINK \l "_Toc16227_WPSOffice_Level2" </w:delInstrText>
            </w:r>
          </w:del>
          <w:del w:id="756" w:author="Windows 用户" w:date="2020-05-22T23:28:00Z">
            <w:r>
              <w:rPr/>
              <w:fldChar w:fldCharType="separate"/>
            </w:r>
          </w:del>
          <w:customXmlDelRangeStart w:id="758" w:author="Windows 用户" w:date="2020-05-22T23:28:00Z"/>
          <w:sdt>
            <w:sdtPr>
              <w:rPr>
                <w:sz w:val="21"/>
              </w:rPr>
              <w:id w:val="-359357233"/>
              <w:placeholder>
                <w:docPart w:val="508F7C70FAE040B2BF55B989A44BE6E3"/>
              </w:placeholder>
              <w15:color w:val="509DF3"/>
            </w:sdtPr>
            <w:sdtEndPr>
              <w:rPr>
                <w:sz w:val="21"/>
              </w:rPr>
            </w:sdtEndPr>
            <w:sdtContent>
              <w:customXmlDelRangeEnd w:id="758"/>
              <w:del w:id="760" w:author="Windows 用户" w:date="2020-05-22T23:28:00Z">
                <w:r>
                  <w:rPr>
                    <w:rFonts w:hint="eastAsia"/>
                  </w:rPr>
                  <w:delText>图4.1 高效高维近似检索系统功能结构图</w:delText>
                </w:r>
              </w:del>
              <w:customXmlDelRangeStart w:id="762" w:author="Windows 用户" w:date="2020-05-22T23:28:00Z"/>
            </w:sdtContent>
          </w:sdt>
          <w:customXmlDelRangeEnd w:id="762"/>
          <w:del w:id="763" w:author="Windows 用户" w:date="2020-05-22T23:28:00Z">
            <w:r>
              <w:rPr/>
              <w:tab/>
            </w:r>
          </w:del>
          <w:del w:id="764" w:author="Windows 用户" w:date="2020-05-22T23:28:00Z">
            <w:bookmarkStart w:id="72" w:name="_Toc16227_WPSOffice_Level2Page"/>
            <w:r>
              <w:rPr/>
              <w:delText>19</w:delText>
            </w:r>
            <w:bookmarkEnd w:id="72"/>
          </w:del>
          <w:del w:id="765" w:author="Windows 用户" w:date="2020-05-22T23:28:00Z">
            <w:r>
              <w:rPr/>
              <w:fldChar w:fldCharType="end"/>
            </w:r>
          </w:del>
        </w:p>
        <w:p>
          <w:pPr>
            <w:ind w:left="480"/>
            <w:rPr>
              <w:del w:id="767" w:author="Windows 用户" w:date="2020-05-22T23:28:00Z"/>
            </w:rPr>
            <w:pPrChange w:id="766" w:author="Windows 用户" w:date="2020-05-22T23:28:00Z">
              <w:pPr>
                <w:pStyle w:val="34"/>
                <w:tabs>
                  <w:tab w:val="right" w:leader="dot" w:pos="8306"/>
                </w:tabs>
                <w:ind w:left="480"/>
              </w:pPr>
            </w:pPrChange>
          </w:pPr>
          <w:del w:id="768" w:author="Windows 用户" w:date="2020-05-22T23:28:00Z">
            <w:r>
              <w:rPr/>
              <w:fldChar w:fldCharType="begin"/>
            </w:r>
          </w:del>
          <w:del w:id="769" w:author="Windows 用户" w:date="2020-05-22T23:28:00Z">
            <w:r>
              <w:rPr/>
              <w:delInstrText xml:space="preserve"> HYPERLINK \l "_Toc16344_WPSOffice_Level2" </w:delInstrText>
            </w:r>
          </w:del>
          <w:del w:id="770" w:author="Windows 用户" w:date="2020-05-22T23:28:00Z">
            <w:r>
              <w:rPr/>
              <w:fldChar w:fldCharType="separate"/>
            </w:r>
          </w:del>
          <w:customXmlDelRangeStart w:id="772" w:author="Windows 用户" w:date="2020-05-22T23:28:00Z"/>
          <w:sdt>
            <w:sdtPr>
              <w:rPr>
                <w:sz w:val="21"/>
              </w:rPr>
              <w:id w:val="-282114262"/>
              <w:placeholder>
                <w:docPart w:val="322D6688B5184071B4842487542FAB79"/>
              </w:placeholder>
              <w15:color w:val="509DF3"/>
            </w:sdtPr>
            <w:sdtEndPr>
              <w:rPr>
                <w:sz w:val="21"/>
              </w:rPr>
            </w:sdtEndPr>
            <w:sdtContent>
              <w:customXmlDelRangeEnd w:id="772"/>
              <w:del w:id="774" w:author="Windows 用户" w:date="2020-05-22T23:28:00Z">
                <w:r>
                  <w:rPr>
                    <w:rFonts w:hint="eastAsia"/>
                  </w:rPr>
                  <w:delText>图4.2 用户使用高效高维近似检索系统流程图</w:delText>
                </w:r>
              </w:del>
              <w:customXmlDelRangeStart w:id="776" w:author="Windows 用户" w:date="2020-05-22T23:28:00Z"/>
            </w:sdtContent>
          </w:sdt>
          <w:customXmlDelRangeEnd w:id="776"/>
          <w:del w:id="777" w:author="Windows 用户" w:date="2020-05-22T23:28:00Z">
            <w:r>
              <w:rPr/>
              <w:tab/>
            </w:r>
          </w:del>
          <w:del w:id="778" w:author="Windows 用户" w:date="2020-05-22T23:28:00Z">
            <w:bookmarkStart w:id="73" w:name="_Toc16344_WPSOffice_Level2Page"/>
            <w:r>
              <w:rPr/>
              <w:delText>20</w:delText>
            </w:r>
            <w:bookmarkEnd w:id="73"/>
          </w:del>
          <w:del w:id="779" w:author="Windows 用户" w:date="2020-05-22T23:28:00Z">
            <w:r>
              <w:rPr/>
              <w:fldChar w:fldCharType="end"/>
            </w:r>
          </w:del>
        </w:p>
        <w:p>
          <w:pPr>
            <w:rPr>
              <w:del w:id="781" w:author="Windows 用户" w:date="2020-05-22T23:28:00Z"/>
            </w:rPr>
            <w:pPrChange w:id="780" w:author="Windows 用户" w:date="2020-05-22T23:28:00Z">
              <w:pPr>
                <w:pStyle w:val="33"/>
                <w:tabs>
                  <w:tab w:val="right" w:leader="dot" w:pos="8306"/>
                </w:tabs>
              </w:pPr>
            </w:pPrChange>
          </w:pPr>
          <w:del w:id="782" w:author="Windows 用户" w:date="2020-05-22T23:28:00Z">
            <w:r>
              <w:rPr/>
              <w:fldChar w:fldCharType="begin"/>
            </w:r>
          </w:del>
          <w:del w:id="783" w:author="Windows 用户" w:date="2020-05-22T23:28:00Z">
            <w:r>
              <w:rPr/>
              <w:delInstrText xml:space="preserve"> HYPERLINK \l "_Toc31246_WPSOffice_Level1" </w:delInstrText>
            </w:r>
          </w:del>
          <w:del w:id="784" w:author="Windows 用户" w:date="2020-05-22T23:28:00Z">
            <w:r>
              <w:rPr/>
              <w:fldChar w:fldCharType="separate"/>
            </w:r>
          </w:del>
          <w:customXmlDelRangeStart w:id="786" w:author="Windows 用户" w:date="2020-05-22T23:28:00Z"/>
          <w:sdt>
            <w:sdtPr>
              <w:rPr>
                <w:b/>
                <w:bCs/>
                <w:sz w:val="21"/>
              </w:rPr>
              <w:id w:val="1833183531"/>
              <w:placeholder>
                <w:docPart w:val="07F2AD7263AC4ACFB4C474C48E220160"/>
              </w:placeholder>
              <w15:color w:val="509DF3"/>
            </w:sdtPr>
            <w:sdtEndPr>
              <w:rPr>
                <w:b/>
                <w:bCs/>
                <w:sz w:val="21"/>
              </w:rPr>
            </w:sdtEndPr>
            <w:sdtContent>
              <w:customXmlDelRangeEnd w:id="786"/>
              <w:del w:id="788" w:author="Windows 用户" w:date="2020-05-22T23:28:00Z">
                <w:r>
                  <w:rPr>
                    <w:rFonts w:hint="eastAsia" w:ascii="黑体" w:hAnsi="黑体" w:eastAsia="黑体"/>
                    <w:b/>
                    <w:bCs/>
                  </w:rPr>
                  <w:delText>4.2  预处理模块</w:delText>
                </w:r>
              </w:del>
              <w:customXmlDelRangeStart w:id="790" w:author="Windows 用户" w:date="2020-05-22T23:28:00Z"/>
            </w:sdtContent>
          </w:sdt>
          <w:customXmlDelRangeEnd w:id="790"/>
          <w:del w:id="791" w:author="Windows 用户" w:date="2020-05-22T23:28:00Z">
            <w:r>
              <w:rPr>
                <w:b/>
                <w:bCs/>
              </w:rPr>
              <w:tab/>
            </w:r>
          </w:del>
          <w:del w:id="792" w:author="Windows 用户" w:date="2020-05-22T23:28:00Z">
            <w:bookmarkStart w:id="74" w:name="_Toc31246_WPSOffice_Level1Page"/>
            <w:r>
              <w:rPr>
                <w:b/>
                <w:bCs/>
              </w:rPr>
              <w:delText>20</w:delText>
            </w:r>
            <w:bookmarkEnd w:id="74"/>
          </w:del>
          <w:del w:id="793" w:author="Windows 用户" w:date="2020-05-22T23:28:00Z">
            <w:r>
              <w:rPr>
                <w:b/>
                <w:bCs/>
              </w:rPr>
              <w:fldChar w:fldCharType="end"/>
            </w:r>
          </w:del>
        </w:p>
        <w:p>
          <w:pPr>
            <w:rPr>
              <w:del w:id="795" w:author="Windows 用户" w:date="2020-05-22T23:28:00Z"/>
            </w:rPr>
            <w:pPrChange w:id="794" w:author="Windows 用户" w:date="2020-05-22T23:28:00Z">
              <w:pPr>
                <w:pStyle w:val="33"/>
                <w:tabs>
                  <w:tab w:val="right" w:leader="dot" w:pos="8306"/>
                </w:tabs>
              </w:pPr>
            </w:pPrChange>
          </w:pPr>
          <w:del w:id="796" w:author="Windows 用户" w:date="2020-05-22T23:28:00Z">
            <w:r>
              <w:rPr/>
              <w:fldChar w:fldCharType="begin"/>
            </w:r>
          </w:del>
          <w:del w:id="797" w:author="Windows 用户" w:date="2020-05-22T23:28:00Z">
            <w:r>
              <w:rPr/>
              <w:delInstrText xml:space="preserve"> HYPERLINK \l "_Toc28828_WPSOffice_Level1" </w:delInstrText>
            </w:r>
          </w:del>
          <w:del w:id="798" w:author="Windows 用户" w:date="2020-05-22T23:28:00Z">
            <w:r>
              <w:rPr/>
              <w:fldChar w:fldCharType="separate"/>
            </w:r>
          </w:del>
          <w:customXmlDelRangeStart w:id="800" w:author="Windows 用户" w:date="2020-05-22T23:28:00Z"/>
          <w:sdt>
            <w:sdtPr>
              <w:rPr>
                <w:b/>
                <w:bCs/>
                <w:sz w:val="21"/>
              </w:rPr>
              <w:id w:val="-1560630828"/>
              <w:placeholder>
                <w:docPart w:val="68793DA6F75640F39220393CF2A0BA00"/>
              </w:placeholder>
              <w15:color w:val="509DF3"/>
            </w:sdtPr>
            <w:sdtEndPr>
              <w:rPr>
                <w:b/>
                <w:bCs/>
                <w:sz w:val="21"/>
              </w:rPr>
            </w:sdtEndPr>
            <w:sdtContent>
              <w:customXmlDelRangeEnd w:id="800"/>
              <w:del w:id="802" w:author="Windows 用户" w:date="2020-05-22T23:28:00Z">
                <w:r>
                  <w:rPr>
                    <w:rFonts w:hint="eastAsia" w:ascii="黑体" w:hAnsi="黑体" w:eastAsia="黑体"/>
                    <w:b/>
                    <w:bCs/>
                  </w:rPr>
                  <w:delText>4.3  数据上传模块</w:delText>
                </w:r>
              </w:del>
              <w:customXmlDelRangeStart w:id="804" w:author="Windows 用户" w:date="2020-05-22T23:28:00Z"/>
            </w:sdtContent>
          </w:sdt>
          <w:customXmlDelRangeEnd w:id="804"/>
          <w:del w:id="805" w:author="Windows 用户" w:date="2020-05-22T23:28:00Z">
            <w:r>
              <w:rPr>
                <w:b/>
                <w:bCs/>
              </w:rPr>
              <w:tab/>
            </w:r>
          </w:del>
          <w:del w:id="806" w:author="Windows 用户" w:date="2020-05-22T23:28:00Z">
            <w:bookmarkStart w:id="75" w:name="_Toc28828_WPSOffice_Level1Page"/>
            <w:r>
              <w:rPr>
                <w:b/>
                <w:bCs/>
              </w:rPr>
              <w:delText>20</w:delText>
            </w:r>
            <w:bookmarkEnd w:id="75"/>
          </w:del>
          <w:del w:id="807" w:author="Windows 用户" w:date="2020-05-22T23:28:00Z">
            <w:r>
              <w:rPr>
                <w:b/>
                <w:bCs/>
              </w:rPr>
              <w:fldChar w:fldCharType="end"/>
            </w:r>
          </w:del>
        </w:p>
        <w:p>
          <w:pPr>
            <w:rPr>
              <w:del w:id="809" w:author="Windows 用户" w:date="2020-05-22T23:28:00Z"/>
            </w:rPr>
            <w:pPrChange w:id="808" w:author="Windows 用户" w:date="2020-05-22T23:28:00Z">
              <w:pPr>
                <w:pStyle w:val="33"/>
                <w:tabs>
                  <w:tab w:val="right" w:leader="dot" w:pos="8306"/>
                </w:tabs>
              </w:pPr>
            </w:pPrChange>
          </w:pPr>
          <w:del w:id="810" w:author="Windows 用户" w:date="2020-05-22T23:28:00Z">
            <w:r>
              <w:rPr/>
              <w:fldChar w:fldCharType="begin"/>
            </w:r>
          </w:del>
          <w:del w:id="811" w:author="Windows 用户" w:date="2020-05-22T23:28:00Z">
            <w:r>
              <w:rPr/>
              <w:delInstrText xml:space="preserve"> HYPERLINK \l "_Toc21905_WPSOffice_Level1" </w:delInstrText>
            </w:r>
          </w:del>
          <w:del w:id="812" w:author="Windows 用户" w:date="2020-05-22T23:28:00Z">
            <w:r>
              <w:rPr/>
              <w:fldChar w:fldCharType="separate"/>
            </w:r>
          </w:del>
          <w:customXmlDelRangeStart w:id="814" w:author="Windows 用户" w:date="2020-05-22T23:28:00Z"/>
          <w:sdt>
            <w:sdtPr>
              <w:rPr>
                <w:b/>
                <w:bCs/>
                <w:sz w:val="21"/>
              </w:rPr>
              <w:id w:val="-1935964883"/>
              <w:placeholder>
                <w:docPart w:val="EBCDB907A2A24B20A442DEE92F131127"/>
              </w:placeholder>
              <w15:color w:val="509DF3"/>
            </w:sdtPr>
            <w:sdtEndPr>
              <w:rPr>
                <w:b/>
                <w:bCs/>
                <w:sz w:val="21"/>
              </w:rPr>
            </w:sdtEndPr>
            <w:sdtContent>
              <w:customXmlDelRangeEnd w:id="814"/>
              <w:del w:id="816" w:author="Windows 用户" w:date="2020-05-22T23:28:00Z">
                <w:r>
                  <w:rPr>
                    <w:rFonts w:hint="eastAsia" w:ascii="黑体" w:hAnsi="黑体" w:eastAsia="黑体"/>
                    <w:b/>
                    <w:bCs/>
                  </w:rPr>
                  <w:delText>4.4  数据检索模块</w:delText>
                </w:r>
              </w:del>
              <w:customXmlDelRangeStart w:id="818" w:author="Windows 用户" w:date="2020-05-22T23:28:00Z"/>
            </w:sdtContent>
          </w:sdt>
          <w:customXmlDelRangeEnd w:id="818"/>
          <w:del w:id="819" w:author="Windows 用户" w:date="2020-05-22T23:28:00Z">
            <w:r>
              <w:rPr>
                <w:b/>
                <w:bCs/>
              </w:rPr>
              <w:tab/>
            </w:r>
          </w:del>
          <w:del w:id="820" w:author="Windows 用户" w:date="2020-05-22T23:28:00Z">
            <w:bookmarkStart w:id="76" w:name="_Toc21905_WPSOffice_Level1Page"/>
            <w:r>
              <w:rPr>
                <w:b/>
                <w:bCs/>
              </w:rPr>
              <w:delText>21</w:delText>
            </w:r>
            <w:bookmarkEnd w:id="76"/>
          </w:del>
          <w:del w:id="821" w:author="Windows 用户" w:date="2020-05-22T23:28:00Z">
            <w:r>
              <w:rPr>
                <w:b/>
                <w:bCs/>
              </w:rPr>
              <w:fldChar w:fldCharType="end"/>
            </w:r>
          </w:del>
        </w:p>
        <w:p>
          <w:pPr>
            <w:rPr>
              <w:del w:id="823" w:author="Windows 用户" w:date="2020-05-22T23:28:00Z"/>
            </w:rPr>
            <w:pPrChange w:id="822" w:author="Windows 用户" w:date="2020-05-22T23:28:00Z">
              <w:pPr>
                <w:pStyle w:val="33"/>
                <w:tabs>
                  <w:tab w:val="right" w:leader="dot" w:pos="8306"/>
                </w:tabs>
              </w:pPr>
            </w:pPrChange>
          </w:pPr>
          <w:del w:id="824" w:author="Windows 用户" w:date="2020-05-22T23:28:00Z">
            <w:r>
              <w:rPr/>
              <w:fldChar w:fldCharType="begin"/>
            </w:r>
          </w:del>
          <w:del w:id="825" w:author="Windows 用户" w:date="2020-05-22T23:28:00Z">
            <w:r>
              <w:rPr/>
              <w:delInstrText xml:space="preserve"> HYPERLINK \l "_Toc25669_WPSOffice_Level1" </w:delInstrText>
            </w:r>
          </w:del>
          <w:del w:id="826" w:author="Windows 用户" w:date="2020-05-22T23:28:00Z">
            <w:r>
              <w:rPr/>
              <w:fldChar w:fldCharType="separate"/>
            </w:r>
          </w:del>
          <w:customXmlDelRangeStart w:id="828" w:author="Windows 用户" w:date="2020-05-22T23:28:00Z"/>
          <w:sdt>
            <w:sdtPr>
              <w:rPr>
                <w:b/>
                <w:bCs/>
                <w:sz w:val="21"/>
              </w:rPr>
              <w:id w:val="2008935425"/>
              <w:placeholder>
                <w:docPart w:val="27E141235E5F45D291499A0B62359DA9"/>
              </w:placeholder>
              <w15:color w:val="509DF3"/>
            </w:sdtPr>
            <w:sdtEndPr>
              <w:rPr>
                <w:b/>
                <w:bCs/>
                <w:sz w:val="21"/>
              </w:rPr>
            </w:sdtEndPr>
            <w:sdtContent>
              <w:customXmlDelRangeEnd w:id="828"/>
              <w:del w:id="830" w:author="Windows 用户" w:date="2020-05-22T23:28:00Z">
                <w:r>
                  <w:rPr>
                    <w:rFonts w:hint="eastAsia" w:ascii="黑体" w:hAnsi="黑体" w:eastAsia="黑体"/>
                    <w:b/>
                    <w:bCs/>
                  </w:rPr>
                  <w:delText>4.5  结果展示模块</w:delText>
                </w:r>
              </w:del>
              <w:customXmlDelRangeStart w:id="832" w:author="Windows 用户" w:date="2020-05-22T23:28:00Z"/>
            </w:sdtContent>
          </w:sdt>
          <w:customXmlDelRangeEnd w:id="832"/>
          <w:del w:id="833" w:author="Windows 用户" w:date="2020-05-22T23:28:00Z">
            <w:r>
              <w:rPr>
                <w:b/>
                <w:bCs/>
              </w:rPr>
              <w:tab/>
            </w:r>
          </w:del>
          <w:del w:id="834" w:author="Windows 用户" w:date="2020-05-22T23:28:00Z">
            <w:bookmarkStart w:id="77" w:name="_Toc25669_WPSOffice_Level1Page"/>
            <w:r>
              <w:rPr>
                <w:b/>
                <w:bCs/>
              </w:rPr>
              <w:delText>21</w:delText>
            </w:r>
            <w:bookmarkEnd w:id="77"/>
          </w:del>
          <w:del w:id="835" w:author="Windows 用户" w:date="2020-05-22T23:28:00Z">
            <w:r>
              <w:rPr>
                <w:b/>
                <w:bCs/>
              </w:rPr>
              <w:fldChar w:fldCharType="end"/>
            </w:r>
          </w:del>
        </w:p>
        <w:p>
          <w:pPr>
            <w:rPr>
              <w:del w:id="837" w:author="Windows 用户" w:date="2020-05-22T23:28:00Z"/>
            </w:rPr>
            <w:pPrChange w:id="836" w:author="Windows 用户" w:date="2020-05-22T23:28:00Z">
              <w:pPr>
                <w:pStyle w:val="33"/>
                <w:tabs>
                  <w:tab w:val="right" w:leader="dot" w:pos="8306"/>
                </w:tabs>
              </w:pPr>
            </w:pPrChange>
          </w:pPr>
          <w:del w:id="838" w:author="Windows 用户" w:date="2020-05-22T23:28:00Z">
            <w:r>
              <w:rPr/>
              <w:fldChar w:fldCharType="begin"/>
            </w:r>
          </w:del>
          <w:del w:id="839" w:author="Windows 用户" w:date="2020-05-22T23:28:00Z">
            <w:r>
              <w:rPr/>
              <w:delInstrText xml:space="preserve"> HYPERLINK \l "_Toc31010_WPSOffice_Level1" </w:delInstrText>
            </w:r>
          </w:del>
          <w:del w:id="840" w:author="Windows 用户" w:date="2020-05-22T23:28:00Z">
            <w:r>
              <w:rPr/>
              <w:fldChar w:fldCharType="separate"/>
            </w:r>
          </w:del>
          <w:customXmlDelRangeStart w:id="842" w:author="Windows 用户" w:date="2020-05-22T23:28:00Z"/>
          <w:sdt>
            <w:sdtPr>
              <w:rPr>
                <w:b/>
                <w:bCs/>
                <w:sz w:val="21"/>
              </w:rPr>
              <w:id w:val="1344517484"/>
              <w:placeholder>
                <w:docPart w:val="57299BA2660849C2AD11F6B594389EA8"/>
              </w:placeholder>
              <w15:color w:val="509DF3"/>
            </w:sdtPr>
            <w:sdtEndPr>
              <w:rPr>
                <w:b/>
                <w:bCs/>
                <w:sz w:val="21"/>
              </w:rPr>
            </w:sdtEndPr>
            <w:sdtContent>
              <w:customXmlDelRangeEnd w:id="842"/>
              <w:del w:id="844" w:author="Windows 用户" w:date="2020-05-22T23:28:00Z">
                <w:r>
                  <w:rPr>
                    <w:rFonts w:hint="eastAsia" w:ascii="黑体" w:hAnsi="黑体" w:eastAsia="黑体"/>
                    <w:b/>
                    <w:bCs/>
                  </w:rPr>
                  <w:delText>4.6 数据库的设计</w:delText>
                </w:r>
              </w:del>
              <w:customXmlDelRangeStart w:id="846" w:author="Windows 用户" w:date="2020-05-22T23:28:00Z"/>
            </w:sdtContent>
          </w:sdt>
          <w:customXmlDelRangeEnd w:id="846"/>
          <w:del w:id="847" w:author="Windows 用户" w:date="2020-05-22T23:28:00Z">
            <w:r>
              <w:rPr>
                <w:b/>
                <w:bCs/>
              </w:rPr>
              <w:tab/>
            </w:r>
          </w:del>
          <w:del w:id="848" w:author="Windows 用户" w:date="2020-05-22T23:28:00Z">
            <w:bookmarkStart w:id="78" w:name="_Toc31010_WPSOffice_Level1Page"/>
            <w:r>
              <w:rPr>
                <w:b/>
                <w:bCs/>
              </w:rPr>
              <w:delText>21</w:delText>
            </w:r>
            <w:bookmarkEnd w:id="78"/>
          </w:del>
          <w:del w:id="849" w:author="Windows 用户" w:date="2020-05-22T23:28:00Z">
            <w:r>
              <w:rPr>
                <w:b/>
                <w:bCs/>
              </w:rPr>
              <w:fldChar w:fldCharType="end"/>
            </w:r>
          </w:del>
        </w:p>
        <w:p>
          <w:pPr>
            <w:rPr>
              <w:del w:id="851" w:author="Windows 用户" w:date="2020-05-22T23:28:00Z"/>
            </w:rPr>
            <w:pPrChange w:id="850" w:author="Windows 用户" w:date="2020-05-22T23:28:00Z">
              <w:pPr>
                <w:pStyle w:val="33"/>
                <w:tabs>
                  <w:tab w:val="right" w:leader="dot" w:pos="8306"/>
                </w:tabs>
              </w:pPr>
            </w:pPrChange>
          </w:pPr>
          <w:del w:id="852" w:author="Windows 用户" w:date="2020-05-22T23:28:00Z">
            <w:r>
              <w:rPr/>
              <w:fldChar w:fldCharType="begin"/>
            </w:r>
          </w:del>
          <w:del w:id="853" w:author="Windows 用户" w:date="2020-05-22T23:28:00Z">
            <w:r>
              <w:rPr/>
              <w:delInstrText xml:space="preserve"> HYPERLINK \l "_Toc19090_WPSOffice_Level1" </w:delInstrText>
            </w:r>
          </w:del>
          <w:del w:id="854" w:author="Windows 用户" w:date="2020-05-22T23:28:00Z">
            <w:r>
              <w:rPr/>
              <w:fldChar w:fldCharType="separate"/>
            </w:r>
          </w:del>
          <w:customXmlDelRangeStart w:id="856" w:author="Windows 用户" w:date="2020-05-22T23:28:00Z"/>
          <w:sdt>
            <w:sdtPr>
              <w:rPr>
                <w:b/>
                <w:bCs/>
                <w:sz w:val="21"/>
              </w:rPr>
              <w:id w:val="1385986721"/>
              <w:placeholder>
                <w:docPart w:val="D577CB9681134910A3E7BBC2DF15F983"/>
              </w:placeholder>
              <w15:color w:val="509DF3"/>
            </w:sdtPr>
            <w:sdtEndPr>
              <w:rPr>
                <w:b/>
                <w:bCs/>
                <w:sz w:val="21"/>
              </w:rPr>
            </w:sdtEndPr>
            <w:sdtContent>
              <w:customXmlDelRangeEnd w:id="856"/>
              <w:del w:id="858" w:author="Windows 用户" w:date="2020-05-22T23:28:00Z">
                <w:r>
                  <w:rPr>
                    <w:rFonts w:hint="eastAsia" w:ascii="黑体" w:hAnsi="黑体" w:eastAsia="黑体"/>
                    <w:b/>
                    <w:bCs/>
                  </w:rPr>
                  <w:delText>4.7 本章小结</w:delText>
                </w:r>
              </w:del>
              <w:customXmlDelRangeStart w:id="860" w:author="Windows 用户" w:date="2020-05-22T23:28:00Z"/>
            </w:sdtContent>
          </w:sdt>
          <w:customXmlDelRangeEnd w:id="860"/>
          <w:del w:id="861" w:author="Windows 用户" w:date="2020-05-22T23:28:00Z">
            <w:r>
              <w:rPr>
                <w:b/>
                <w:bCs/>
              </w:rPr>
              <w:tab/>
            </w:r>
          </w:del>
          <w:del w:id="862" w:author="Windows 用户" w:date="2020-05-22T23:28:00Z">
            <w:bookmarkStart w:id="79" w:name="_Toc19090_WPSOffice_Level1Page"/>
            <w:r>
              <w:rPr>
                <w:b/>
                <w:bCs/>
              </w:rPr>
              <w:delText>21</w:delText>
            </w:r>
            <w:bookmarkEnd w:id="79"/>
          </w:del>
          <w:del w:id="863" w:author="Windows 用户" w:date="2020-05-22T23:28:00Z">
            <w:r>
              <w:rPr>
                <w:b/>
                <w:bCs/>
              </w:rPr>
              <w:fldChar w:fldCharType="end"/>
            </w:r>
          </w:del>
        </w:p>
        <w:p>
          <w:pPr>
            <w:rPr>
              <w:del w:id="865" w:author="Windows 用户" w:date="2020-05-22T23:28:00Z"/>
            </w:rPr>
            <w:pPrChange w:id="864" w:author="Windows 用户" w:date="2020-05-22T23:28:00Z">
              <w:pPr>
                <w:pStyle w:val="33"/>
                <w:tabs>
                  <w:tab w:val="right" w:leader="dot" w:pos="8306"/>
                </w:tabs>
              </w:pPr>
            </w:pPrChange>
          </w:pPr>
          <w:del w:id="866" w:author="Windows 用户" w:date="2020-05-22T23:28:00Z">
            <w:r>
              <w:rPr/>
              <w:fldChar w:fldCharType="begin"/>
            </w:r>
          </w:del>
          <w:del w:id="867" w:author="Windows 用户" w:date="2020-05-22T23:28:00Z">
            <w:r>
              <w:rPr/>
              <w:delInstrText xml:space="preserve"> HYPERLINK \l "_Toc27994_WPSOffice_Level1" </w:delInstrText>
            </w:r>
          </w:del>
          <w:del w:id="868" w:author="Windows 用户" w:date="2020-05-22T23:28:00Z">
            <w:r>
              <w:rPr/>
              <w:fldChar w:fldCharType="separate"/>
            </w:r>
          </w:del>
          <w:customXmlDelRangeStart w:id="870" w:author="Windows 用户" w:date="2020-05-22T23:28:00Z"/>
          <w:sdt>
            <w:sdtPr>
              <w:rPr>
                <w:b/>
                <w:bCs/>
                <w:sz w:val="21"/>
              </w:rPr>
              <w:id w:val="-899209268"/>
              <w:placeholder>
                <w:docPart w:val="6317C69F84D14A8CB8B885A2909E6C8B"/>
              </w:placeholder>
              <w15:color w:val="509DF3"/>
            </w:sdtPr>
            <w:sdtEndPr>
              <w:rPr>
                <w:b/>
                <w:bCs/>
                <w:sz w:val="21"/>
              </w:rPr>
            </w:sdtEndPr>
            <w:sdtContent>
              <w:customXmlDelRangeEnd w:id="870"/>
              <w:del w:id="872" w:author="Windows 用户" w:date="2020-05-22T23:28:00Z">
                <w:r>
                  <w:rPr>
                    <w:rFonts w:hint="eastAsia" w:ascii="黑体" w:hAnsi="黑体" w:eastAsia="黑体"/>
                    <w:b/>
                    <w:bCs/>
                  </w:rPr>
                  <w:delText>5高维近似检索系统的实现与测试</w:delText>
                </w:r>
              </w:del>
              <w:customXmlDelRangeStart w:id="874" w:author="Windows 用户" w:date="2020-05-22T23:28:00Z"/>
            </w:sdtContent>
          </w:sdt>
          <w:customXmlDelRangeEnd w:id="874"/>
          <w:del w:id="875" w:author="Windows 用户" w:date="2020-05-22T23:28:00Z">
            <w:r>
              <w:rPr>
                <w:b/>
                <w:bCs/>
              </w:rPr>
              <w:tab/>
            </w:r>
          </w:del>
          <w:del w:id="876" w:author="Windows 用户" w:date="2020-05-22T23:28:00Z">
            <w:bookmarkStart w:id="80" w:name="_Toc27994_WPSOffice_Level1Page"/>
            <w:r>
              <w:rPr>
                <w:b/>
                <w:bCs/>
              </w:rPr>
              <w:delText>21</w:delText>
            </w:r>
            <w:bookmarkEnd w:id="80"/>
          </w:del>
          <w:del w:id="877" w:author="Windows 用户" w:date="2020-05-22T23:28:00Z">
            <w:r>
              <w:rPr>
                <w:b/>
                <w:bCs/>
              </w:rPr>
              <w:fldChar w:fldCharType="end"/>
            </w:r>
          </w:del>
        </w:p>
        <w:p>
          <w:pPr>
            <w:ind w:left="480"/>
            <w:rPr>
              <w:del w:id="879" w:author="Windows 用户" w:date="2020-05-22T23:28:00Z"/>
            </w:rPr>
            <w:pPrChange w:id="878" w:author="Windows 用户" w:date="2020-05-22T23:28:00Z">
              <w:pPr>
                <w:pStyle w:val="34"/>
                <w:tabs>
                  <w:tab w:val="right" w:leader="dot" w:pos="8306"/>
                </w:tabs>
                <w:ind w:left="480"/>
              </w:pPr>
            </w:pPrChange>
          </w:pPr>
          <w:del w:id="880" w:author="Windows 用户" w:date="2020-05-22T23:28:00Z">
            <w:r>
              <w:rPr/>
              <w:fldChar w:fldCharType="begin"/>
            </w:r>
          </w:del>
          <w:del w:id="881" w:author="Windows 用户" w:date="2020-05-22T23:28:00Z">
            <w:r>
              <w:rPr/>
              <w:delInstrText xml:space="preserve"> HYPERLINK \l "_Toc31246_WPSOffice_Level2" </w:delInstrText>
            </w:r>
          </w:del>
          <w:del w:id="882" w:author="Windows 用户" w:date="2020-05-22T23:28:00Z">
            <w:r>
              <w:rPr/>
              <w:fldChar w:fldCharType="separate"/>
            </w:r>
          </w:del>
          <w:customXmlDelRangeStart w:id="884" w:author="Windows 用户" w:date="2020-05-22T23:28:00Z"/>
          <w:sdt>
            <w:sdtPr>
              <w:rPr>
                <w:sz w:val="21"/>
              </w:rPr>
              <w:id w:val="-16382943"/>
              <w:placeholder>
                <w:docPart w:val="36DB510DEBF14F8F8B1A5D705ADEAFE2"/>
              </w:placeholder>
              <w15:color w:val="509DF3"/>
            </w:sdtPr>
            <w:sdtEndPr>
              <w:rPr>
                <w:sz w:val="21"/>
              </w:rPr>
            </w:sdtEndPr>
            <w:sdtContent>
              <w:customXmlDelRangeEnd w:id="884"/>
              <w:del w:id="886" w:author="Windows 用户" w:date="2020-05-22T23:28:00Z">
                <w:r>
                  <w:rPr>
                    <w:rFonts w:hint="eastAsia"/>
                  </w:rPr>
                  <w:delText>图5.1 高效高维近似检索系统结构预览图</w:delText>
                </w:r>
              </w:del>
              <w:customXmlDelRangeStart w:id="888" w:author="Windows 用户" w:date="2020-05-22T23:28:00Z"/>
            </w:sdtContent>
          </w:sdt>
          <w:customXmlDelRangeEnd w:id="888"/>
          <w:del w:id="889" w:author="Windows 用户" w:date="2020-05-22T23:28:00Z">
            <w:r>
              <w:rPr/>
              <w:tab/>
            </w:r>
          </w:del>
          <w:del w:id="890" w:author="Windows 用户" w:date="2020-05-22T23:28:00Z">
            <w:bookmarkStart w:id="81" w:name="_Toc31246_WPSOffice_Level2Page"/>
            <w:r>
              <w:rPr/>
              <w:delText>22</w:delText>
            </w:r>
            <w:bookmarkEnd w:id="81"/>
          </w:del>
          <w:del w:id="891" w:author="Windows 用户" w:date="2020-05-22T23:28:00Z">
            <w:r>
              <w:rPr/>
              <w:fldChar w:fldCharType="end"/>
            </w:r>
          </w:del>
        </w:p>
        <w:p>
          <w:pPr>
            <w:rPr>
              <w:del w:id="893" w:author="Windows 用户" w:date="2020-05-22T23:28:00Z"/>
            </w:rPr>
            <w:pPrChange w:id="892" w:author="Windows 用户" w:date="2020-05-22T23:28:00Z">
              <w:pPr>
                <w:pStyle w:val="33"/>
                <w:tabs>
                  <w:tab w:val="right" w:leader="dot" w:pos="8306"/>
                </w:tabs>
              </w:pPr>
            </w:pPrChange>
          </w:pPr>
          <w:del w:id="894" w:author="Windows 用户" w:date="2020-05-22T23:28:00Z">
            <w:r>
              <w:rPr/>
              <w:fldChar w:fldCharType="begin"/>
            </w:r>
          </w:del>
          <w:del w:id="895" w:author="Windows 用户" w:date="2020-05-22T23:28:00Z">
            <w:r>
              <w:rPr/>
              <w:delInstrText xml:space="preserve"> HYPERLINK \l "_Toc10793_WPSOffice_Level1" </w:delInstrText>
            </w:r>
          </w:del>
          <w:del w:id="896" w:author="Windows 用户" w:date="2020-05-22T23:28:00Z">
            <w:r>
              <w:rPr/>
              <w:fldChar w:fldCharType="separate"/>
            </w:r>
          </w:del>
          <w:customXmlDelRangeStart w:id="898" w:author="Windows 用户" w:date="2020-05-22T23:28:00Z"/>
          <w:sdt>
            <w:sdtPr>
              <w:rPr>
                <w:b/>
                <w:bCs/>
                <w:sz w:val="21"/>
              </w:rPr>
              <w:id w:val="-1053073467"/>
              <w:placeholder>
                <w:docPart w:val="57A2D5391E654738BF67CD2D8028083D"/>
              </w:placeholder>
              <w15:color w:val="509DF3"/>
            </w:sdtPr>
            <w:sdtEndPr>
              <w:rPr>
                <w:b/>
                <w:bCs/>
                <w:sz w:val="21"/>
              </w:rPr>
            </w:sdtEndPr>
            <w:sdtContent>
              <w:customXmlDelRangeEnd w:id="898"/>
              <w:del w:id="900" w:author="Windows 用户" w:date="2020-05-22T23:28:00Z">
                <w:r>
                  <w:rPr>
                    <w:rFonts w:hint="eastAsia" w:ascii="黑体" w:hAnsi="黑体" w:eastAsia="黑体"/>
                    <w:b/>
                    <w:bCs/>
                  </w:rPr>
                  <w:delText>5.1 系统实现软硬件介绍</w:delText>
                </w:r>
              </w:del>
              <w:customXmlDelRangeStart w:id="902" w:author="Windows 用户" w:date="2020-05-22T23:28:00Z"/>
            </w:sdtContent>
          </w:sdt>
          <w:customXmlDelRangeEnd w:id="902"/>
          <w:del w:id="903" w:author="Windows 用户" w:date="2020-05-22T23:28:00Z">
            <w:r>
              <w:rPr>
                <w:b/>
                <w:bCs/>
              </w:rPr>
              <w:tab/>
            </w:r>
          </w:del>
          <w:del w:id="904" w:author="Windows 用户" w:date="2020-05-22T23:28:00Z">
            <w:bookmarkStart w:id="82" w:name="_Toc10793_WPSOffice_Level1Page"/>
            <w:r>
              <w:rPr>
                <w:b/>
                <w:bCs/>
              </w:rPr>
              <w:delText>22</w:delText>
            </w:r>
            <w:bookmarkEnd w:id="82"/>
          </w:del>
          <w:del w:id="905" w:author="Windows 用户" w:date="2020-05-22T23:28:00Z">
            <w:r>
              <w:rPr>
                <w:b/>
                <w:bCs/>
              </w:rPr>
              <w:fldChar w:fldCharType="end"/>
            </w:r>
          </w:del>
        </w:p>
        <w:p>
          <w:pPr>
            <w:rPr>
              <w:del w:id="907" w:author="Windows 用户" w:date="2020-05-22T23:28:00Z"/>
            </w:rPr>
            <w:pPrChange w:id="906" w:author="Windows 用户" w:date="2020-05-22T23:28:00Z">
              <w:pPr>
                <w:pStyle w:val="33"/>
                <w:tabs>
                  <w:tab w:val="right" w:leader="dot" w:pos="8306"/>
                </w:tabs>
              </w:pPr>
            </w:pPrChange>
          </w:pPr>
          <w:del w:id="908" w:author="Windows 用户" w:date="2020-05-22T23:28:00Z">
            <w:r>
              <w:rPr/>
              <w:fldChar w:fldCharType="begin"/>
            </w:r>
          </w:del>
          <w:del w:id="909" w:author="Windows 用户" w:date="2020-05-22T23:28:00Z">
            <w:r>
              <w:rPr/>
              <w:delInstrText xml:space="preserve"> HYPERLINK \l "_Toc1267_WPSOffice_Level1" </w:delInstrText>
            </w:r>
          </w:del>
          <w:del w:id="910" w:author="Windows 用户" w:date="2020-05-22T23:28:00Z">
            <w:r>
              <w:rPr/>
              <w:fldChar w:fldCharType="separate"/>
            </w:r>
          </w:del>
          <w:customXmlDelRangeStart w:id="912" w:author="Windows 用户" w:date="2020-05-22T23:28:00Z"/>
          <w:sdt>
            <w:sdtPr>
              <w:rPr>
                <w:b/>
                <w:bCs/>
                <w:sz w:val="21"/>
              </w:rPr>
              <w:id w:val="1416371119"/>
              <w:placeholder>
                <w:docPart w:val="55B613C83941466A9528449D1D58395F"/>
              </w:placeholder>
              <w15:color w:val="509DF3"/>
            </w:sdtPr>
            <w:sdtEndPr>
              <w:rPr>
                <w:b/>
                <w:bCs/>
                <w:sz w:val="21"/>
              </w:rPr>
            </w:sdtEndPr>
            <w:sdtContent>
              <w:customXmlDelRangeEnd w:id="912"/>
              <w:del w:id="914" w:author="Windows 用户" w:date="2020-05-22T23:28:00Z">
                <w:r>
                  <w:rPr>
                    <w:rFonts w:hint="eastAsia" w:ascii="黑体" w:hAnsi="黑体" w:eastAsia="黑体"/>
                    <w:b/>
                    <w:bCs/>
                  </w:rPr>
                  <w:delText>5.2 预处理功能实现</w:delText>
                </w:r>
              </w:del>
              <w:customXmlDelRangeStart w:id="916" w:author="Windows 用户" w:date="2020-05-22T23:28:00Z"/>
            </w:sdtContent>
          </w:sdt>
          <w:customXmlDelRangeEnd w:id="916"/>
          <w:del w:id="917" w:author="Windows 用户" w:date="2020-05-22T23:28:00Z">
            <w:r>
              <w:rPr>
                <w:b/>
                <w:bCs/>
              </w:rPr>
              <w:tab/>
            </w:r>
          </w:del>
          <w:del w:id="918" w:author="Windows 用户" w:date="2020-05-22T23:28:00Z">
            <w:bookmarkStart w:id="83" w:name="_Toc1267_WPSOffice_Level1Page"/>
            <w:r>
              <w:rPr>
                <w:b/>
                <w:bCs/>
              </w:rPr>
              <w:delText>22</w:delText>
            </w:r>
            <w:bookmarkEnd w:id="83"/>
          </w:del>
          <w:del w:id="919" w:author="Windows 用户" w:date="2020-05-22T23:28:00Z">
            <w:r>
              <w:rPr>
                <w:b/>
                <w:bCs/>
              </w:rPr>
              <w:fldChar w:fldCharType="end"/>
            </w:r>
          </w:del>
        </w:p>
        <w:p>
          <w:pPr>
            <w:ind w:left="480"/>
            <w:rPr>
              <w:del w:id="921" w:author="Windows 用户" w:date="2020-05-22T23:28:00Z"/>
            </w:rPr>
            <w:pPrChange w:id="920" w:author="Windows 用户" w:date="2020-05-22T23:28:00Z">
              <w:pPr>
                <w:pStyle w:val="34"/>
                <w:tabs>
                  <w:tab w:val="right" w:leader="dot" w:pos="8306"/>
                </w:tabs>
                <w:ind w:left="480"/>
              </w:pPr>
            </w:pPrChange>
          </w:pPr>
          <w:del w:id="922" w:author="Windows 用户" w:date="2020-05-22T23:28:00Z">
            <w:r>
              <w:rPr/>
              <w:fldChar w:fldCharType="begin"/>
            </w:r>
          </w:del>
          <w:del w:id="923" w:author="Windows 用户" w:date="2020-05-22T23:28:00Z">
            <w:r>
              <w:rPr/>
              <w:delInstrText xml:space="preserve"> HYPERLINK \l "_Toc28828_WPSOffice_Level2" </w:delInstrText>
            </w:r>
          </w:del>
          <w:del w:id="924" w:author="Windows 用户" w:date="2020-05-22T23:28:00Z">
            <w:r>
              <w:rPr/>
              <w:fldChar w:fldCharType="separate"/>
            </w:r>
          </w:del>
          <w:customXmlDelRangeStart w:id="926" w:author="Windows 用户" w:date="2020-05-22T23:28:00Z"/>
          <w:sdt>
            <w:sdtPr>
              <w:rPr>
                <w:sz w:val="21"/>
              </w:rPr>
              <w:id w:val="1143316668"/>
              <w:placeholder>
                <w:docPart w:val="8D070ACEED90439EB537C5E3B2D90943"/>
              </w:placeholder>
              <w15:color w:val="509DF3"/>
            </w:sdtPr>
            <w:sdtEndPr>
              <w:rPr>
                <w:sz w:val="21"/>
              </w:rPr>
            </w:sdtEndPr>
            <w:sdtContent>
              <w:customXmlDelRangeEnd w:id="926"/>
              <w:del w:id="928" w:author="Windows 用户" w:date="2020-05-22T23:28:00Z">
                <w:r>
                  <w:rPr>
                    <w:rFonts w:hint="eastAsia" w:ascii="黑体" w:hAnsi="黑体" w:eastAsia="黑体"/>
                  </w:rPr>
                  <w:delText>5.2.1 图像处理网络</w:delText>
                </w:r>
              </w:del>
              <w:customXmlDelRangeStart w:id="930" w:author="Windows 用户" w:date="2020-05-22T23:28:00Z"/>
            </w:sdtContent>
          </w:sdt>
          <w:customXmlDelRangeEnd w:id="930"/>
          <w:del w:id="931" w:author="Windows 用户" w:date="2020-05-22T23:28:00Z">
            <w:r>
              <w:rPr/>
              <w:tab/>
            </w:r>
          </w:del>
          <w:del w:id="932" w:author="Windows 用户" w:date="2020-05-22T23:28:00Z">
            <w:bookmarkStart w:id="84" w:name="_Toc28828_WPSOffice_Level2Page"/>
            <w:r>
              <w:rPr/>
              <w:delText>22</w:delText>
            </w:r>
            <w:bookmarkEnd w:id="84"/>
          </w:del>
          <w:del w:id="933" w:author="Windows 用户" w:date="2020-05-22T23:28:00Z">
            <w:r>
              <w:rPr/>
              <w:fldChar w:fldCharType="end"/>
            </w:r>
          </w:del>
        </w:p>
        <w:p>
          <w:pPr>
            <w:ind w:left="480"/>
            <w:rPr>
              <w:del w:id="935" w:author="Windows 用户" w:date="2020-05-22T23:28:00Z"/>
            </w:rPr>
            <w:pPrChange w:id="934" w:author="Windows 用户" w:date="2020-05-22T23:28:00Z">
              <w:pPr>
                <w:pStyle w:val="34"/>
                <w:tabs>
                  <w:tab w:val="right" w:leader="dot" w:pos="8306"/>
                </w:tabs>
                <w:ind w:left="480"/>
              </w:pPr>
            </w:pPrChange>
          </w:pPr>
          <w:del w:id="936" w:author="Windows 用户" w:date="2020-05-22T23:28:00Z">
            <w:r>
              <w:rPr/>
              <w:fldChar w:fldCharType="begin"/>
            </w:r>
          </w:del>
          <w:del w:id="937" w:author="Windows 用户" w:date="2020-05-22T23:28:00Z">
            <w:r>
              <w:rPr/>
              <w:delInstrText xml:space="preserve"> HYPERLINK \l "_Toc21905_WPSOffice_Level2" </w:delInstrText>
            </w:r>
          </w:del>
          <w:del w:id="938" w:author="Windows 用户" w:date="2020-05-22T23:28:00Z">
            <w:r>
              <w:rPr/>
              <w:fldChar w:fldCharType="separate"/>
            </w:r>
          </w:del>
          <w:customXmlDelRangeStart w:id="940" w:author="Windows 用户" w:date="2020-05-22T23:28:00Z"/>
          <w:sdt>
            <w:sdtPr>
              <w:rPr>
                <w:sz w:val="21"/>
              </w:rPr>
              <w:id w:val="-1695993561"/>
              <w:placeholder>
                <w:docPart w:val="435B71E8398B4F719112536E211ECA72"/>
              </w:placeholder>
              <w15:color w:val="509DF3"/>
            </w:sdtPr>
            <w:sdtEndPr>
              <w:rPr>
                <w:sz w:val="21"/>
              </w:rPr>
            </w:sdtEndPr>
            <w:sdtContent>
              <w:customXmlDelRangeEnd w:id="940"/>
              <w:del w:id="942" w:author="Windows 用户" w:date="2020-05-22T23:28:00Z">
                <w:r>
                  <w:rPr>
                    <w:rFonts w:hint="eastAsia" w:ascii="黑体" w:hAnsi="黑体" w:eastAsia="黑体"/>
                  </w:rPr>
                  <w:delText>5.2.2 文本处理网络</w:delText>
                </w:r>
              </w:del>
              <w:customXmlDelRangeStart w:id="944" w:author="Windows 用户" w:date="2020-05-22T23:28:00Z"/>
            </w:sdtContent>
          </w:sdt>
          <w:customXmlDelRangeEnd w:id="944"/>
          <w:del w:id="945" w:author="Windows 用户" w:date="2020-05-22T23:28:00Z">
            <w:r>
              <w:rPr/>
              <w:tab/>
            </w:r>
          </w:del>
          <w:del w:id="946" w:author="Windows 用户" w:date="2020-05-22T23:28:00Z">
            <w:bookmarkStart w:id="85" w:name="_Toc21905_WPSOffice_Level2Page"/>
            <w:r>
              <w:rPr/>
              <w:delText>23</w:delText>
            </w:r>
            <w:bookmarkEnd w:id="85"/>
          </w:del>
          <w:del w:id="947" w:author="Windows 用户" w:date="2020-05-22T23:28:00Z">
            <w:r>
              <w:rPr/>
              <w:fldChar w:fldCharType="end"/>
            </w:r>
          </w:del>
        </w:p>
        <w:p>
          <w:pPr>
            <w:ind w:left="480"/>
            <w:rPr>
              <w:del w:id="949" w:author="Windows 用户" w:date="2020-05-22T23:28:00Z"/>
            </w:rPr>
            <w:pPrChange w:id="948" w:author="Windows 用户" w:date="2020-05-22T23:28:00Z">
              <w:pPr>
                <w:pStyle w:val="34"/>
                <w:tabs>
                  <w:tab w:val="right" w:leader="dot" w:pos="8306"/>
                </w:tabs>
                <w:ind w:left="480"/>
              </w:pPr>
            </w:pPrChange>
          </w:pPr>
          <w:del w:id="950" w:author="Windows 用户" w:date="2020-05-22T23:28:00Z">
            <w:r>
              <w:rPr/>
              <w:fldChar w:fldCharType="begin"/>
            </w:r>
          </w:del>
          <w:del w:id="951" w:author="Windows 用户" w:date="2020-05-22T23:28:00Z">
            <w:r>
              <w:rPr/>
              <w:delInstrText xml:space="preserve"> HYPERLINK \l "_Toc25669_WPSOffice_Level2" </w:delInstrText>
            </w:r>
          </w:del>
          <w:del w:id="952" w:author="Windows 用户" w:date="2020-05-22T23:28:00Z">
            <w:r>
              <w:rPr/>
              <w:fldChar w:fldCharType="separate"/>
            </w:r>
          </w:del>
          <w:customXmlDelRangeStart w:id="954" w:author="Windows 用户" w:date="2020-05-22T23:28:00Z"/>
          <w:sdt>
            <w:sdtPr>
              <w:rPr>
                <w:sz w:val="21"/>
              </w:rPr>
              <w:id w:val="-302777336"/>
              <w:placeholder>
                <w:docPart w:val="FA88356F680A40D79AC763CD82D3234B"/>
              </w:placeholder>
              <w15:color w:val="509DF3"/>
            </w:sdtPr>
            <w:sdtEndPr>
              <w:rPr>
                <w:sz w:val="21"/>
              </w:rPr>
            </w:sdtEndPr>
            <w:sdtContent>
              <w:customXmlDelRangeEnd w:id="954"/>
              <w:del w:id="956" w:author="Windows 用户" w:date="2020-05-22T23:28:00Z">
                <w:r>
                  <w:rPr>
                    <w:rFonts w:hint="eastAsia" w:ascii="黑体" w:hAnsi="黑体" w:eastAsia="黑体"/>
                  </w:rPr>
                  <w:delText>5.2.3 训练深度学习模型及哈希码的存储</w:delText>
                </w:r>
              </w:del>
              <w:customXmlDelRangeStart w:id="958" w:author="Windows 用户" w:date="2020-05-22T23:28:00Z"/>
            </w:sdtContent>
          </w:sdt>
          <w:customXmlDelRangeEnd w:id="958"/>
          <w:del w:id="959" w:author="Windows 用户" w:date="2020-05-22T23:28:00Z">
            <w:r>
              <w:rPr/>
              <w:tab/>
            </w:r>
          </w:del>
          <w:del w:id="960" w:author="Windows 用户" w:date="2020-05-22T23:28:00Z">
            <w:bookmarkStart w:id="86" w:name="_Toc25669_WPSOffice_Level2Page"/>
            <w:r>
              <w:rPr/>
              <w:delText>24</w:delText>
            </w:r>
            <w:bookmarkEnd w:id="86"/>
          </w:del>
          <w:del w:id="961" w:author="Windows 用户" w:date="2020-05-22T23:28:00Z">
            <w:r>
              <w:rPr/>
              <w:fldChar w:fldCharType="end"/>
            </w:r>
          </w:del>
        </w:p>
        <w:p>
          <w:pPr>
            <w:ind w:left="480"/>
            <w:rPr>
              <w:del w:id="963" w:author="Windows 用户" w:date="2020-05-22T23:28:00Z"/>
            </w:rPr>
            <w:pPrChange w:id="962" w:author="Windows 用户" w:date="2020-05-22T23:28:00Z">
              <w:pPr>
                <w:pStyle w:val="34"/>
                <w:tabs>
                  <w:tab w:val="right" w:leader="dot" w:pos="8306"/>
                </w:tabs>
                <w:ind w:left="480"/>
              </w:pPr>
            </w:pPrChange>
          </w:pPr>
          <w:del w:id="964" w:author="Windows 用户" w:date="2020-05-22T23:28:00Z">
            <w:r>
              <w:rPr/>
              <w:fldChar w:fldCharType="begin"/>
            </w:r>
          </w:del>
          <w:del w:id="965" w:author="Windows 用户" w:date="2020-05-22T23:28:00Z">
            <w:r>
              <w:rPr/>
              <w:delInstrText xml:space="preserve"> HYPERLINK \l "_Toc31010_WPSOffice_Level2" </w:delInstrText>
            </w:r>
          </w:del>
          <w:del w:id="966" w:author="Windows 用户" w:date="2020-05-22T23:28:00Z">
            <w:r>
              <w:rPr/>
              <w:fldChar w:fldCharType="separate"/>
            </w:r>
          </w:del>
          <w:customXmlDelRangeStart w:id="968" w:author="Windows 用户" w:date="2020-05-22T23:28:00Z"/>
          <w:sdt>
            <w:sdtPr>
              <w:rPr>
                <w:sz w:val="21"/>
              </w:rPr>
              <w:id w:val="631212411"/>
              <w:placeholder>
                <w:docPart w:val="07EBAFDEEB9A4E878A32D558FD063505"/>
              </w:placeholder>
              <w15:color w:val="509DF3"/>
            </w:sdtPr>
            <w:sdtEndPr>
              <w:rPr>
                <w:sz w:val="21"/>
              </w:rPr>
            </w:sdtEndPr>
            <w:sdtContent>
              <w:customXmlDelRangeEnd w:id="968"/>
              <w:del w:id="970" w:author="Windows 用户" w:date="2020-05-22T23:28:00Z">
                <w:r>
                  <w:rPr>
                    <w:rFonts w:hint="eastAsia"/>
                  </w:rPr>
                  <w:delText>表5.3 训练模型的超参数设置</w:delText>
                </w:r>
              </w:del>
              <w:customXmlDelRangeStart w:id="972" w:author="Windows 用户" w:date="2020-05-22T23:28:00Z"/>
            </w:sdtContent>
          </w:sdt>
          <w:customXmlDelRangeEnd w:id="972"/>
          <w:del w:id="973" w:author="Windows 用户" w:date="2020-05-22T23:28:00Z">
            <w:r>
              <w:rPr/>
              <w:tab/>
            </w:r>
          </w:del>
          <w:del w:id="974" w:author="Windows 用户" w:date="2020-05-22T23:28:00Z">
            <w:bookmarkStart w:id="87" w:name="_Toc31010_WPSOffice_Level2Page"/>
            <w:r>
              <w:rPr/>
              <w:delText>24</w:delText>
            </w:r>
            <w:bookmarkEnd w:id="87"/>
          </w:del>
          <w:del w:id="975" w:author="Windows 用户" w:date="2020-05-22T23:28:00Z">
            <w:r>
              <w:rPr/>
              <w:fldChar w:fldCharType="end"/>
            </w:r>
          </w:del>
        </w:p>
        <w:p>
          <w:pPr>
            <w:ind w:left="480"/>
            <w:rPr>
              <w:del w:id="977" w:author="Windows 用户" w:date="2020-05-22T23:28:00Z"/>
            </w:rPr>
            <w:pPrChange w:id="976" w:author="Windows 用户" w:date="2020-05-22T23:28:00Z">
              <w:pPr>
                <w:pStyle w:val="34"/>
                <w:tabs>
                  <w:tab w:val="right" w:leader="dot" w:pos="8306"/>
                </w:tabs>
                <w:ind w:left="480"/>
              </w:pPr>
            </w:pPrChange>
          </w:pPr>
          <w:del w:id="978" w:author="Windows 用户" w:date="2020-05-22T23:28:00Z">
            <w:r>
              <w:rPr/>
              <w:fldChar w:fldCharType="begin"/>
            </w:r>
          </w:del>
          <w:del w:id="979" w:author="Windows 用户" w:date="2020-05-22T23:28:00Z">
            <w:r>
              <w:rPr/>
              <w:delInstrText xml:space="preserve"> HYPERLINK \l "_Toc19090_WPSOffice_Level2" </w:delInstrText>
            </w:r>
          </w:del>
          <w:del w:id="980" w:author="Windows 用户" w:date="2020-05-22T23:28:00Z">
            <w:r>
              <w:rPr/>
              <w:fldChar w:fldCharType="separate"/>
            </w:r>
          </w:del>
          <w:customXmlDelRangeStart w:id="982" w:author="Windows 用户" w:date="2020-05-22T23:28:00Z"/>
          <w:sdt>
            <w:sdtPr>
              <w:rPr>
                <w:sz w:val="21"/>
              </w:rPr>
              <w:id w:val="2133205386"/>
              <w:placeholder>
                <w:docPart w:val="C51FD21B4A284D1EA493CA1C6D76B076"/>
              </w:placeholder>
              <w15:color w:val="509DF3"/>
            </w:sdtPr>
            <w:sdtEndPr>
              <w:rPr>
                <w:sz w:val="21"/>
              </w:rPr>
            </w:sdtEndPr>
            <w:sdtContent>
              <w:customXmlDelRangeEnd w:id="982"/>
              <w:del w:id="984" w:author="Windows 用户" w:date="2020-05-22T23:28:00Z">
                <w:r>
                  <w:rPr>
                    <w:rFonts w:hint="eastAsia"/>
                  </w:rPr>
                  <w:delText>图5.2 在服务器上训练深度学习模型</w:delText>
                </w:r>
              </w:del>
              <w:customXmlDelRangeStart w:id="986" w:author="Windows 用户" w:date="2020-05-22T23:28:00Z"/>
            </w:sdtContent>
          </w:sdt>
          <w:customXmlDelRangeEnd w:id="986"/>
          <w:del w:id="987" w:author="Windows 用户" w:date="2020-05-22T23:28:00Z">
            <w:r>
              <w:rPr/>
              <w:tab/>
            </w:r>
          </w:del>
          <w:del w:id="988" w:author="Windows 用户" w:date="2020-05-22T23:28:00Z">
            <w:bookmarkStart w:id="88" w:name="_Toc19090_WPSOffice_Level2Page"/>
            <w:r>
              <w:rPr/>
              <w:delText>25</w:delText>
            </w:r>
            <w:bookmarkEnd w:id="88"/>
          </w:del>
          <w:del w:id="989" w:author="Windows 用户" w:date="2020-05-22T23:28:00Z">
            <w:r>
              <w:rPr/>
              <w:fldChar w:fldCharType="end"/>
            </w:r>
          </w:del>
        </w:p>
        <w:p>
          <w:pPr>
            <w:ind w:left="480"/>
            <w:rPr>
              <w:del w:id="991" w:author="Windows 用户" w:date="2020-05-22T23:28:00Z"/>
            </w:rPr>
            <w:pPrChange w:id="990" w:author="Windows 用户" w:date="2020-05-22T23:28:00Z">
              <w:pPr>
                <w:pStyle w:val="34"/>
                <w:tabs>
                  <w:tab w:val="right" w:leader="dot" w:pos="8306"/>
                </w:tabs>
                <w:ind w:left="480"/>
              </w:pPr>
            </w:pPrChange>
          </w:pPr>
          <w:del w:id="992" w:author="Windows 用户" w:date="2020-05-22T23:28:00Z">
            <w:r>
              <w:rPr/>
              <w:fldChar w:fldCharType="begin"/>
            </w:r>
          </w:del>
          <w:del w:id="993" w:author="Windows 用户" w:date="2020-05-22T23:28:00Z">
            <w:r>
              <w:rPr/>
              <w:delInstrText xml:space="preserve"> HYPERLINK \l "_Toc27994_WPSOffice_Level2" </w:delInstrText>
            </w:r>
          </w:del>
          <w:del w:id="994" w:author="Windows 用户" w:date="2020-05-22T23:28:00Z">
            <w:r>
              <w:rPr/>
              <w:fldChar w:fldCharType="separate"/>
            </w:r>
          </w:del>
          <w:customXmlDelRangeStart w:id="996" w:author="Windows 用户" w:date="2020-05-22T23:28:00Z"/>
          <w:sdt>
            <w:sdtPr>
              <w:rPr>
                <w:sz w:val="21"/>
              </w:rPr>
              <w:id w:val="120352813"/>
              <w:placeholder>
                <w:docPart w:val="DCADB40CD0C0473C90444075C182C04E"/>
              </w:placeholder>
              <w15:color w:val="509DF3"/>
            </w:sdtPr>
            <w:sdtEndPr>
              <w:rPr>
                <w:sz w:val="21"/>
              </w:rPr>
            </w:sdtEndPr>
            <w:sdtContent>
              <w:customXmlDelRangeEnd w:id="996"/>
              <w:del w:id="998" w:author="Windows 用户" w:date="2020-05-22T23:28:00Z">
                <w:r>
                  <w:rPr>
                    <w:rFonts w:hint="eastAsia"/>
                  </w:rPr>
                  <w:delText>图5.3 存储于本地的深度学习模型和二进制哈希码</w:delText>
                </w:r>
              </w:del>
              <w:customXmlDelRangeStart w:id="1000" w:author="Windows 用户" w:date="2020-05-22T23:28:00Z"/>
            </w:sdtContent>
          </w:sdt>
          <w:customXmlDelRangeEnd w:id="1000"/>
          <w:del w:id="1001" w:author="Windows 用户" w:date="2020-05-22T23:28:00Z">
            <w:r>
              <w:rPr/>
              <w:tab/>
            </w:r>
          </w:del>
          <w:del w:id="1002" w:author="Windows 用户" w:date="2020-05-22T23:28:00Z">
            <w:bookmarkStart w:id="89" w:name="_Toc27994_WPSOffice_Level2Page"/>
            <w:r>
              <w:rPr/>
              <w:delText>25</w:delText>
            </w:r>
            <w:bookmarkEnd w:id="89"/>
          </w:del>
          <w:del w:id="1003" w:author="Windows 用户" w:date="2020-05-22T23:28:00Z">
            <w:r>
              <w:rPr/>
              <w:fldChar w:fldCharType="end"/>
            </w:r>
          </w:del>
        </w:p>
        <w:p>
          <w:pPr>
            <w:rPr>
              <w:del w:id="1005" w:author="Windows 用户" w:date="2020-05-22T23:28:00Z"/>
            </w:rPr>
            <w:pPrChange w:id="1004" w:author="Windows 用户" w:date="2020-05-22T23:28:00Z">
              <w:pPr>
                <w:pStyle w:val="33"/>
                <w:tabs>
                  <w:tab w:val="right" w:leader="dot" w:pos="8306"/>
                </w:tabs>
              </w:pPr>
            </w:pPrChange>
          </w:pPr>
          <w:del w:id="1006" w:author="Windows 用户" w:date="2020-05-22T23:28:00Z">
            <w:r>
              <w:rPr/>
              <w:fldChar w:fldCharType="begin"/>
            </w:r>
          </w:del>
          <w:del w:id="1007" w:author="Windows 用户" w:date="2020-05-22T23:28:00Z">
            <w:r>
              <w:rPr/>
              <w:delInstrText xml:space="preserve"> HYPERLINK \l "_Toc32482_WPSOffice_Level1" </w:delInstrText>
            </w:r>
          </w:del>
          <w:del w:id="1008" w:author="Windows 用户" w:date="2020-05-22T23:28:00Z">
            <w:r>
              <w:rPr/>
              <w:fldChar w:fldCharType="separate"/>
            </w:r>
          </w:del>
          <w:customXmlDelRangeStart w:id="1010" w:author="Windows 用户" w:date="2020-05-22T23:28:00Z"/>
          <w:sdt>
            <w:sdtPr>
              <w:rPr>
                <w:b/>
                <w:bCs/>
                <w:sz w:val="21"/>
              </w:rPr>
              <w:id w:val="-847172838"/>
              <w:placeholder>
                <w:docPart w:val="3FA60BE2D68741F3B7213D1F2CFFEAEB"/>
              </w:placeholder>
              <w15:color w:val="509DF3"/>
            </w:sdtPr>
            <w:sdtEndPr>
              <w:rPr>
                <w:b/>
                <w:bCs/>
                <w:sz w:val="21"/>
              </w:rPr>
            </w:sdtEndPr>
            <w:sdtContent>
              <w:customXmlDelRangeEnd w:id="1010"/>
              <w:del w:id="1012" w:author="Windows 用户" w:date="2020-05-22T23:28:00Z">
                <w:r>
                  <w:rPr>
                    <w:rFonts w:hint="eastAsia" w:ascii="黑体" w:hAnsi="黑体" w:eastAsia="黑体"/>
                    <w:b/>
                    <w:bCs/>
                  </w:rPr>
                  <w:delText>5.3 数据上传功能的实现</w:delText>
                </w:r>
              </w:del>
              <w:customXmlDelRangeStart w:id="1014" w:author="Windows 用户" w:date="2020-05-22T23:28:00Z"/>
            </w:sdtContent>
          </w:sdt>
          <w:customXmlDelRangeEnd w:id="1014"/>
          <w:del w:id="1015" w:author="Windows 用户" w:date="2020-05-22T23:28:00Z">
            <w:r>
              <w:rPr>
                <w:b/>
                <w:bCs/>
              </w:rPr>
              <w:tab/>
            </w:r>
          </w:del>
          <w:del w:id="1016" w:author="Windows 用户" w:date="2020-05-22T23:28:00Z">
            <w:bookmarkStart w:id="90" w:name="_Toc32482_WPSOffice_Level1Page"/>
            <w:r>
              <w:rPr>
                <w:b/>
                <w:bCs/>
              </w:rPr>
              <w:delText>25</w:delText>
            </w:r>
            <w:bookmarkEnd w:id="90"/>
          </w:del>
          <w:del w:id="1017" w:author="Windows 用户" w:date="2020-05-22T23:28:00Z">
            <w:r>
              <w:rPr>
                <w:b/>
                <w:bCs/>
              </w:rPr>
              <w:fldChar w:fldCharType="end"/>
            </w:r>
          </w:del>
        </w:p>
        <w:p>
          <w:pPr>
            <w:ind w:left="480"/>
            <w:rPr>
              <w:del w:id="1019" w:author="Windows 用户" w:date="2020-05-22T23:28:00Z"/>
            </w:rPr>
            <w:pPrChange w:id="1018" w:author="Windows 用户" w:date="2020-05-22T23:28:00Z">
              <w:pPr>
                <w:pStyle w:val="34"/>
                <w:tabs>
                  <w:tab w:val="right" w:leader="dot" w:pos="8306"/>
                </w:tabs>
                <w:ind w:left="480"/>
              </w:pPr>
            </w:pPrChange>
          </w:pPr>
          <w:del w:id="1020" w:author="Windows 用户" w:date="2020-05-22T23:28:00Z">
            <w:r>
              <w:rPr/>
              <w:fldChar w:fldCharType="begin"/>
            </w:r>
          </w:del>
          <w:del w:id="1021" w:author="Windows 用户" w:date="2020-05-22T23:28:00Z">
            <w:r>
              <w:rPr/>
              <w:delInstrText xml:space="preserve"> HYPERLINK \l "_Toc10793_WPSOffice_Level2" </w:delInstrText>
            </w:r>
          </w:del>
          <w:del w:id="1022" w:author="Windows 用户" w:date="2020-05-22T23:28:00Z">
            <w:r>
              <w:rPr/>
              <w:fldChar w:fldCharType="separate"/>
            </w:r>
          </w:del>
          <w:customXmlDelRangeStart w:id="1024" w:author="Windows 用户" w:date="2020-05-22T23:28:00Z"/>
          <w:sdt>
            <w:sdtPr>
              <w:rPr>
                <w:sz w:val="21"/>
              </w:rPr>
              <w:id w:val="-840779846"/>
              <w:placeholder>
                <w:docPart w:val="D534A1F321D348C0A72CD45D949D4005"/>
              </w:placeholder>
              <w15:color w:val="509DF3"/>
            </w:sdtPr>
            <w:sdtEndPr>
              <w:rPr>
                <w:sz w:val="21"/>
              </w:rPr>
            </w:sdtEndPr>
            <w:sdtContent>
              <w:customXmlDelRangeEnd w:id="1024"/>
              <w:del w:id="1026" w:author="Windows 用户" w:date="2020-05-22T23:28:00Z">
                <w:r>
                  <w:rPr>
                    <w:rFonts w:hint="eastAsia" w:ascii="黑体" w:hAnsi="黑体" w:eastAsia="黑体"/>
                  </w:rPr>
                  <w:delText>5.3.1  图片上传模块</w:delText>
                </w:r>
              </w:del>
              <w:customXmlDelRangeStart w:id="1028" w:author="Windows 用户" w:date="2020-05-22T23:28:00Z"/>
            </w:sdtContent>
          </w:sdt>
          <w:customXmlDelRangeEnd w:id="1028"/>
          <w:del w:id="1029" w:author="Windows 用户" w:date="2020-05-22T23:28:00Z">
            <w:r>
              <w:rPr/>
              <w:tab/>
            </w:r>
          </w:del>
          <w:del w:id="1030" w:author="Windows 用户" w:date="2020-05-22T23:28:00Z">
            <w:bookmarkStart w:id="91" w:name="_Toc10793_WPSOffice_Level2Page"/>
            <w:r>
              <w:rPr/>
              <w:delText>25</w:delText>
            </w:r>
            <w:bookmarkEnd w:id="91"/>
          </w:del>
          <w:del w:id="1031" w:author="Windows 用户" w:date="2020-05-22T23:28:00Z">
            <w:r>
              <w:rPr/>
              <w:fldChar w:fldCharType="end"/>
            </w:r>
          </w:del>
        </w:p>
        <w:p>
          <w:pPr>
            <w:ind w:left="480"/>
            <w:rPr>
              <w:del w:id="1033" w:author="Windows 用户" w:date="2020-05-22T23:28:00Z"/>
            </w:rPr>
            <w:pPrChange w:id="1032" w:author="Windows 用户" w:date="2020-05-22T23:28:00Z">
              <w:pPr>
                <w:pStyle w:val="34"/>
                <w:tabs>
                  <w:tab w:val="right" w:leader="dot" w:pos="8306"/>
                </w:tabs>
                <w:ind w:left="480"/>
              </w:pPr>
            </w:pPrChange>
          </w:pPr>
          <w:del w:id="1034" w:author="Windows 用户" w:date="2020-05-22T23:28:00Z">
            <w:r>
              <w:rPr/>
              <w:fldChar w:fldCharType="begin"/>
            </w:r>
          </w:del>
          <w:del w:id="1035" w:author="Windows 用户" w:date="2020-05-22T23:28:00Z">
            <w:r>
              <w:rPr/>
              <w:delInstrText xml:space="preserve"> HYPERLINK \l "_Toc1267_WPSOffice_Level2" </w:delInstrText>
            </w:r>
          </w:del>
          <w:del w:id="1036" w:author="Windows 用户" w:date="2020-05-22T23:28:00Z">
            <w:r>
              <w:rPr/>
              <w:fldChar w:fldCharType="separate"/>
            </w:r>
          </w:del>
          <w:customXmlDelRangeStart w:id="1038" w:author="Windows 用户" w:date="2020-05-22T23:28:00Z"/>
          <w:sdt>
            <w:sdtPr>
              <w:rPr>
                <w:sz w:val="21"/>
              </w:rPr>
              <w:id w:val="-976060759"/>
              <w:placeholder>
                <w:docPart w:val="28DA208E29E74C45B582A8D033F4A607"/>
              </w:placeholder>
              <w15:color w:val="509DF3"/>
            </w:sdtPr>
            <w:sdtEndPr>
              <w:rPr>
                <w:sz w:val="21"/>
              </w:rPr>
            </w:sdtEndPr>
            <w:sdtContent>
              <w:customXmlDelRangeEnd w:id="1038"/>
              <w:del w:id="1040" w:author="Windows 用户" w:date="2020-05-22T23:28:00Z">
                <w:r>
                  <w:rPr>
                    <w:rFonts w:hint="eastAsia"/>
                  </w:rPr>
                  <w:delText>图5.4 图片上传实现界面</w:delText>
                </w:r>
              </w:del>
              <w:customXmlDelRangeStart w:id="1042" w:author="Windows 用户" w:date="2020-05-22T23:28:00Z"/>
            </w:sdtContent>
          </w:sdt>
          <w:customXmlDelRangeEnd w:id="1042"/>
          <w:del w:id="1043" w:author="Windows 用户" w:date="2020-05-22T23:28:00Z">
            <w:r>
              <w:rPr/>
              <w:tab/>
            </w:r>
          </w:del>
          <w:del w:id="1044" w:author="Windows 用户" w:date="2020-05-22T23:28:00Z">
            <w:bookmarkStart w:id="92" w:name="_Toc1267_WPSOffice_Level2Page"/>
            <w:r>
              <w:rPr/>
              <w:delText>26</w:delText>
            </w:r>
            <w:bookmarkEnd w:id="92"/>
          </w:del>
          <w:del w:id="1045" w:author="Windows 用户" w:date="2020-05-22T23:28:00Z">
            <w:r>
              <w:rPr/>
              <w:fldChar w:fldCharType="end"/>
            </w:r>
          </w:del>
        </w:p>
        <w:p>
          <w:pPr>
            <w:ind w:left="480"/>
            <w:rPr>
              <w:del w:id="1047" w:author="Windows 用户" w:date="2020-05-22T23:28:00Z"/>
            </w:rPr>
            <w:pPrChange w:id="1046" w:author="Windows 用户" w:date="2020-05-22T23:28:00Z">
              <w:pPr>
                <w:pStyle w:val="34"/>
                <w:tabs>
                  <w:tab w:val="right" w:leader="dot" w:pos="8306"/>
                </w:tabs>
                <w:ind w:left="480"/>
              </w:pPr>
            </w:pPrChange>
          </w:pPr>
          <w:del w:id="1048" w:author="Windows 用户" w:date="2020-05-22T23:28:00Z">
            <w:r>
              <w:rPr/>
              <w:fldChar w:fldCharType="begin"/>
            </w:r>
          </w:del>
          <w:del w:id="1049" w:author="Windows 用户" w:date="2020-05-22T23:28:00Z">
            <w:r>
              <w:rPr/>
              <w:delInstrText xml:space="preserve"> HYPERLINK \l "_Toc32482_WPSOffice_Level2" </w:delInstrText>
            </w:r>
          </w:del>
          <w:del w:id="1050" w:author="Windows 用户" w:date="2020-05-22T23:28:00Z">
            <w:r>
              <w:rPr/>
              <w:fldChar w:fldCharType="separate"/>
            </w:r>
          </w:del>
          <w:customXmlDelRangeStart w:id="1052" w:author="Windows 用户" w:date="2020-05-22T23:28:00Z"/>
          <w:sdt>
            <w:sdtPr>
              <w:rPr>
                <w:sz w:val="21"/>
              </w:rPr>
              <w:id w:val="1807966572"/>
              <w:placeholder>
                <w:docPart w:val="D3AE704C26DE42FFB843606937C33352"/>
              </w:placeholder>
              <w15:color w:val="509DF3"/>
            </w:sdtPr>
            <w:sdtEndPr>
              <w:rPr>
                <w:sz w:val="21"/>
              </w:rPr>
            </w:sdtEndPr>
            <w:sdtContent>
              <w:customXmlDelRangeEnd w:id="1052"/>
              <w:del w:id="1054" w:author="Windows 用户" w:date="2020-05-22T23:28:00Z">
                <w:r>
                  <w:rPr>
                    <w:rFonts w:hint="eastAsia" w:ascii="黑体" w:hAnsi="黑体" w:eastAsia="黑体"/>
                  </w:rPr>
                  <w:delText>5.3.2 文本输入模块</w:delText>
                </w:r>
              </w:del>
              <w:customXmlDelRangeStart w:id="1056" w:author="Windows 用户" w:date="2020-05-22T23:28:00Z"/>
            </w:sdtContent>
          </w:sdt>
          <w:customXmlDelRangeEnd w:id="1056"/>
          <w:del w:id="1057" w:author="Windows 用户" w:date="2020-05-22T23:28:00Z">
            <w:r>
              <w:rPr/>
              <w:tab/>
            </w:r>
          </w:del>
          <w:del w:id="1058" w:author="Windows 用户" w:date="2020-05-22T23:28:00Z">
            <w:bookmarkStart w:id="93" w:name="_Toc32482_WPSOffice_Level2Page"/>
            <w:r>
              <w:rPr/>
              <w:delText>26</w:delText>
            </w:r>
            <w:bookmarkEnd w:id="93"/>
          </w:del>
          <w:del w:id="1059" w:author="Windows 用户" w:date="2020-05-22T23:28:00Z">
            <w:r>
              <w:rPr/>
              <w:fldChar w:fldCharType="end"/>
            </w:r>
          </w:del>
        </w:p>
        <w:p>
          <w:pPr>
            <w:ind w:left="480"/>
            <w:rPr>
              <w:del w:id="1061" w:author="Windows 用户" w:date="2020-05-22T23:28:00Z"/>
            </w:rPr>
            <w:pPrChange w:id="1060" w:author="Windows 用户" w:date="2020-05-22T23:28:00Z">
              <w:pPr>
                <w:pStyle w:val="34"/>
                <w:tabs>
                  <w:tab w:val="right" w:leader="dot" w:pos="8306"/>
                </w:tabs>
                <w:ind w:left="480"/>
              </w:pPr>
            </w:pPrChange>
          </w:pPr>
          <w:del w:id="1062" w:author="Windows 用户" w:date="2020-05-22T23:28:00Z">
            <w:r>
              <w:rPr/>
              <w:fldChar w:fldCharType="begin"/>
            </w:r>
          </w:del>
          <w:del w:id="1063" w:author="Windows 用户" w:date="2020-05-22T23:28:00Z">
            <w:r>
              <w:rPr/>
              <w:delInstrText xml:space="preserve"> HYPERLINK \l "_Toc30818_WPSOffice_Level2" </w:delInstrText>
            </w:r>
          </w:del>
          <w:del w:id="1064" w:author="Windows 用户" w:date="2020-05-22T23:28:00Z">
            <w:r>
              <w:rPr/>
              <w:fldChar w:fldCharType="separate"/>
            </w:r>
          </w:del>
          <w:customXmlDelRangeStart w:id="1066" w:author="Windows 用户" w:date="2020-05-22T23:28:00Z"/>
          <w:sdt>
            <w:sdtPr>
              <w:rPr>
                <w:sz w:val="21"/>
              </w:rPr>
              <w:id w:val="-1058467059"/>
              <w:placeholder>
                <w:docPart w:val="9E11FDC0D1EB4D588107A94E694714EE"/>
              </w:placeholder>
              <w15:color w:val="509DF3"/>
            </w:sdtPr>
            <w:sdtEndPr>
              <w:rPr>
                <w:sz w:val="21"/>
              </w:rPr>
            </w:sdtEndPr>
            <w:sdtContent>
              <w:customXmlDelRangeEnd w:id="1066"/>
              <w:del w:id="1068" w:author="Windows 用户" w:date="2020-05-22T23:28:00Z">
                <w:r>
                  <w:rPr>
                    <w:rFonts w:hint="eastAsia"/>
                  </w:rPr>
                  <w:delText>图5.5 文本上传实现界面</w:delText>
                </w:r>
              </w:del>
              <w:customXmlDelRangeStart w:id="1070" w:author="Windows 用户" w:date="2020-05-22T23:28:00Z"/>
            </w:sdtContent>
          </w:sdt>
          <w:customXmlDelRangeEnd w:id="1070"/>
          <w:del w:id="1071" w:author="Windows 用户" w:date="2020-05-22T23:28:00Z">
            <w:r>
              <w:rPr/>
              <w:tab/>
            </w:r>
          </w:del>
          <w:del w:id="1072" w:author="Windows 用户" w:date="2020-05-22T23:28:00Z">
            <w:bookmarkStart w:id="94" w:name="_Toc30818_WPSOffice_Level2Page"/>
            <w:r>
              <w:rPr/>
              <w:delText>26</w:delText>
            </w:r>
            <w:bookmarkEnd w:id="94"/>
          </w:del>
          <w:del w:id="1073" w:author="Windows 用户" w:date="2020-05-22T23:28:00Z">
            <w:r>
              <w:rPr/>
              <w:fldChar w:fldCharType="end"/>
            </w:r>
          </w:del>
        </w:p>
        <w:p>
          <w:pPr>
            <w:rPr>
              <w:del w:id="1075" w:author="Windows 用户" w:date="2020-05-22T23:28:00Z"/>
            </w:rPr>
            <w:pPrChange w:id="1074" w:author="Windows 用户" w:date="2020-05-22T23:28:00Z">
              <w:pPr>
                <w:pStyle w:val="33"/>
                <w:tabs>
                  <w:tab w:val="right" w:leader="dot" w:pos="8306"/>
                </w:tabs>
              </w:pPr>
            </w:pPrChange>
          </w:pPr>
          <w:del w:id="1076" w:author="Windows 用户" w:date="2020-05-22T23:28:00Z">
            <w:r>
              <w:rPr/>
              <w:fldChar w:fldCharType="begin"/>
            </w:r>
          </w:del>
          <w:del w:id="1077" w:author="Windows 用户" w:date="2020-05-22T23:28:00Z">
            <w:r>
              <w:rPr/>
              <w:delInstrText xml:space="preserve"> HYPERLINK \l "_Toc30818_WPSOffice_Level1" </w:delInstrText>
            </w:r>
          </w:del>
          <w:del w:id="1078" w:author="Windows 用户" w:date="2020-05-22T23:28:00Z">
            <w:r>
              <w:rPr/>
              <w:fldChar w:fldCharType="separate"/>
            </w:r>
          </w:del>
          <w:customXmlDelRangeStart w:id="1080" w:author="Windows 用户" w:date="2020-05-22T23:28:00Z"/>
          <w:sdt>
            <w:sdtPr>
              <w:rPr>
                <w:b/>
                <w:bCs/>
                <w:sz w:val="21"/>
              </w:rPr>
              <w:id w:val="810675174"/>
              <w:placeholder>
                <w:docPart w:val="EBCF25D31AD14EB2A7BF843D1D3AC9F8"/>
              </w:placeholder>
              <w15:color w:val="509DF3"/>
            </w:sdtPr>
            <w:sdtEndPr>
              <w:rPr>
                <w:b/>
                <w:bCs/>
                <w:sz w:val="21"/>
              </w:rPr>
            </w:sdtEndPr>
            <w:sdtContent>
              <w:customXmlDelRangeEnd w:id="1080"/>
              <w:del w:id="1082" w:author="Windows 用户" w:date="2020-05-22T23:28:00Z">
                <w:r>
                  <w:rPr>
                    <w:rFonts w:hint="eastAsia" w:ascii="黑体" w:hAnsi="黑体" w:eastAsia="黑体"/>
                    <w:b/>
                    <w:bCs/>
                  </w:rPr>
                  <w:delText>5.4 数据检索模块的实现</w:delText>
                </w:r>
              </w:del>
              <w:customXmlDelRangeStart w:id="1084" w:author="Windows 用户" w:date="2020-05-22T23:28:00Z"/>
            </w:sdtContent>
          </w:sdt>
          <w:customXmlDelRangeEnd w:id="1084"/>
          <w:del w:id="1085" w:author="Windows 用户" w:date="2020-05-22T23:28:00Z">
            <w:r>
              <w:rPr>
                <w:b/>
                <w:bCs/>
              </w:rPr>
              <w:tab/>
            </w:r>
          </w:del>
          <w:del w:id="1086" w:author="Windows 用户" w:date="2020-05-22T23:28:00Z">
            <w:bookmarkStart w:id="95" w:name="_Toc30818_WPSOffice_Level1Page"/>
            <w:r>
              <w:rPr>
                <w:b/>
                <w:bCs/>
              </w:rPr>
              <w:delText>26</w:delText>
            </w:r>
            <w:bookmarkEnd w:id="95"/>
          </w:del>
          <w:del w:id="1087" w:author="Windows 用户" w:date="2020-05-22T23:28:00Z">
            <w:r>
              <w:rPr>
                <w:b/>
                <w:bCs/>
              </w:rPr>
              <w:fldChar w:fldCharType="end"/>
            </w:r>
          </w:del>
        </w:p>
        <w:p>
          <w:pPr>
            <w:ind w:left="480"/>
            <w:rPr>
              <w:del w:id="1089" w:author="Windows 用户" w:date="2020-05-22T23:28:00Z"/>
            </w:rPr>
            <w:pPrChange w:id="1088" w:author="Windows 用户" w:date="2020-05-22T23:28:00Z">
              <w:pPr>
                <w:pStyle w:val="34"/>
                <w:tabs>
                  <w:tab w:val="right" w:leader="dot" w:pos="8306"/>
                </w:tabs>
                <w:ind w:left="480"/>
              </w:pPr>
            </w:pPrChange>
          </w:pPr>
          <w:del w:id="1090" w:author="Windows 用户" w:date="2020-05-22T23:28:00Z">
            <w:r>
              <w:rPr/>
              <w:fldChar w:fldCharType="begin"/>
            </w:r>
          </w:del>
          <w:del w:id="1091" w:author="Windows 用户" w:date="2020-05-22T23:28:00Z">
            <w:r>
              <w:rPr/>
              <w:delInstrText xml:space="preserve"> HYPERLINK \l "_Toc876_WPSOffice_Level2" </w:delInstrText>
            </w:r>
          </w:del>
          <w:del w:id="1092" w:author="Windows 用户" w:date="2020-05-22T23:28:00Z">
            <w:r>
              <w:rPr/>
              <w:fldChar w:fldCharType="separate"/>
            </w:r>
          </w:del>
          <w:customXmlDelRangeStart w:id="1094" w:author="Windows 用户" w:date="2020-05-22T23:28:00Z"/>
          <w:sdt>
            <w:sdtPr>
              <w:rPr>
                <w:sz w:val="21"/>
              </w:rPr>
              <w:id w:val="1242212422"/>
              <w:placeholder>
                <w:docPart w:val="FA3707E7DBFC40BCB35016646446DB2C"/>
              </w:placeholder>
              <w15:color w:val="509DF3"/>
            </w:sdtPr>
            <w:sdtEndPr>
              <w:rPr>
                <w:sz w:val="21"/>
              </w:rPr>
            </w:sdtEndPr>
            <w:sdtContent>
              <w:customXmlDelRangeEnd w:id="1094"/>
              <w:del w:id="1096" w:author="Windows 用户" w:date="2020-05-22T23:28:00Z">
                <w:r>
                  <w:rPr>
                    <w:rFonts w:hint="eastAsia"/>
                  </w:rPr>
                  <w:delText>图5.6 数据检索部分代码</w:delText>
                </w:r>
              </w:del>
              <w:customXmlDelRangeStart w:id="1098" w:author="Windows 用户" w:date="2020-05-22T23:28:00Z"/>
            </w:sdtContent>
          </w:sdt>
          <w:customXmlDelRangeEnd w:id="1098"/>
          <w:del w:id="1099" w:author="Windows 用户" w:date="2020-05-22T23:28:00Z">
            <w:r>
              <w:rPr/>
              <w:tab/>
            </w:r>
          </w:del>
          <w:del w:id="1100" w:author="Windows 用户" w:date="2020-05-22T23:28:00Z">
            <w:bookmarkStart w:id="96" w:name="_Toc876_WPSOffice_Level2Page"/>
            <w:r>
              <w:rPr/>
              <w:delText>27</w:delText>
            </w:r>
            <w:bookmarkEnd w:id="96"/>
          </w:del>
          <w:del w:id="1101" w:author="Windows 用户" w:date="2020-05-22T23:28:00Z">
            <w:r>
              <w:rPr/>
              <w:fldChar w:fldCharType="end"/>
            </w:r>
          </w:del>
        </w:p>
        <w:p>
          <w:pPr>
            <w:ind w:left="480"/>
            <w:rPr>
              <w:del w:id="1103" w:author="Windows 用户" w:date="2020-05-22T23:28:00Z"/>
            </w:rPr>
            <w:pPrChange w:id="1102" w:author="Windows 用户" w:date="2020-05-22T23:28:00Z">
              <w:pPr>
                <w:pStyle w:val="34"/>
                <w:tabs>
                  <w:tab w:val="right" w:leader="dot" w:pos="8306"/>
                </w:tabs>
                <w:ind w:left="480"/>
              </w:pPr>
            </w:pPrChange>
          </w:pPr>
          <w:del w:id="1104" w:author="Windows 用户" w:date="2020-05-22T23:28:00Z">
            <w:r>
              <w:rPr/>
              <w:fldChar w:fldCharType="begin"/>
            </w:r>
          </w:del>
          <w:del w:id="1105" w:author="Windows 用户" w:date="2020-05-22T23:28:00Z">
            <w:r>
              <w:rPr/>
              <w:delInstrText xml:space="preserve"> HYPERLINK \l "_Toc13152_WPSOffice_Level2" </w:delInstrText>
            </w:r>
          </w:del>
          <w:del w:id="1106" w:author="Windows 用户" w:date="2020-05-22T23:28:00Z">
            <w:r>
              <w:rPr/>
              <w:fldChar w:fldCharType="separate"/>
            </w:r>
          </w:del>
          <w:customXmlDelRangeStart w:id="1108" w:author="Windows 用户" w:date="2020-05-22T23:28:00Z"/>
          <w:sdt>
            <w:sdtPr>
              <w:rPr>
                <w:sz w:val="21"/>
              </w:rPr>
              <w:id w:val="-220589280"/>
              <w:placeholder>
                <w:docPart w:val="D9905FC700E245D99FA8DEFC60B8C286"/>
              </w:placeholder>
              <w15:color w:val="509DF3"/>
            </w:sdtPr>
            <w:sdtEndPr>
              <w:rPr>
                <w:sz w:val="21"/>
              </w:rPr>
            </w:sdtEndPr>
            <w:sdtContent>
              <w:customXmlDelRangeEnd w:id="1108"/>
              <w:del w:id="1110" w:author="Windows 用户" w:date="2020-05-22T23:28:00Z">
                <w:r>
                  <w:rPr>
                    <w:rFonts w:hint="eastAsia"/>
                  </w:rPr>
                  <w:delText>图5.7 存放查询结果地址的列表显示</w:delText>
                </w:r>
              </w:del>
              <w:customXmlDelRangeStart w:id="1112" w:author="Windows 用户" w:date="2020-05-22T23:28:00Z"/>
            </w:sdtContent>
          </w:sdt>
          <w:customXmlDelRangeEnd w:id="1112"/>
          <w:del w:id="1113" w:author="Windows 用户" w:date="2020-05-22T23:28:00Z">
            <w:r>
              <w:rPr/>
              <w:tab/>
            </w:r>
          </w:del>
          <w:del w:id="1114" w:author="Windows 用户" w:date="2020-05-22T23:28:00Z">
            <w:bookmarkStart w:id="97" w:name="_Toc13152_WPSOffice_Level2Page"/>
            <w:r>
              <w:rPr/>
              <w:delText>27</w:delText>
            </w:r>
            <w:bookmarkEnd w:id="97"/>
          </w:del>
          <w:del w:id="1115" w:author="Windows 用户" w:date="2020-05-22T23:28:00Z">
            <w:r>
              <w:rPr/>
              <w:fldChar w:fldCharType="end"/>
            </w:r>
          </w:del>
        </w:p>
        <w:p>
          <w:pPr>
            <w:rPr>
              <w:del w:id="1117" w:author="Windows 用户" w:date="2020-05-22T23:28:00Z"/>
            </w:rPr>
            <w:pPrChange w:id="1116" w:author="Windows 用户" w:date="2020-05-22T23:28:00Z">
              <w:pPr>
                <w:pStyle w:val="33"/>
                <w:tabs>
                  <w:tab w:val="right" w:leader="dot" w:pos="8306"/>
                </w:tabs>
              </w:pPr>
            </w:pPrChange>
          </w:pPr>
          <w:del w:id="1118" w:author="Windows 用户" w:date="2020-05-22T23:28:00Z">
            <w:r>
              <w:rPr/>
              <w:fldChar w:fldCharType="begin"/>
            </w:r>
          </w:del>
          <w:del w:id="1119" w:author="Windows 用户" w:date="2020-05-22T23:28:00Z">
            <w:r>
              <w:rPr/>
              <w:delInstrText xml:space="preserve"> HYPERLINK \l "_Toc876_WPSOffice_Level1" </w:delInstrText>
            </w:r>
          </w:del>
          <w:del w:id="1120" w:author="Windows 用户" w:date="2020-05-22T23:28:00Z">
            <w:r>
              <w:rPr/>
              <w:fldChar w:fldCharType="separate"/>
            </w:r>
          </w:del>
          <w:customXmlDelRangeStart w:id="1122" w:author="Windows 用户" w:date="2020-05-22T23:28:00Z"/>
          <w:sdt>
            <w:sdtPr>
              <w:rPr>
                <w:b/>
                <w:bCs/>
                <w:sz w:val="21"/>
              </w:rPr>
              <w:id w:val="58996816"/>
              <w:placeholder>
                <w:docPart w:val="0F19F9A9A4FD4BF4908738CBF9A9098E"/>
              </w:placeholder>
              <w15:color w:val="509DF3"/>
            </w:sdtPr>
            <w:sdtEndPr>
              <w:rPr>
                <w:b/>
                <w:bCs/>
                <w:sz w:val="21"/>
              </w:rPr>
            </w:sdtEndPr>
            <w:sdtContent>
              <w:customXmlDelRangeEnd w:id="1122"/>
              <w:del w:id="1124" w:author="Windows 用户" w:date="2020-05-22T23:28:00Z">
                <w:r>
                  <w:rPr>
                    <w:rFonts w:hint="eastAsia" w:ascii="黑体" w:hAnsi="黑体" w:eastAsia="黑体"/>
                    <w:b/>
                    <w:bCs/>
                  </w:rPr>
                  <w:delText>5.5 查询结果展示模块的实现</w:delText>
                </w:r>
              </w:del>
              <w:customXmlDelRangeStart w:id="1126" w:author="Windows 用户" w:date="2020-05-22T23:28:00Z"/>
            </w:sdtContent>
          </w:sdt>
          <w:customXmlDelRangeEnd w:id="1126"/>
          <w:del w:id="1127" w:author="Windows 用户" w:date="2020-05-22T23:28:00Z">
            <w:r>
              <w:rPr>
                <w:b/>
                <w:bCs/>
              </w:rPr>
              <w:tab/>
            </w:r>
          </w:del>
          <w:del w:id="1128" w:author="Windows 用户" w:date="2020-05-22T23:28:00Z">
            <w:bookmarkStart w:id="98" w:name="_Toc876_WPSOffice_Level1Page"/>
            <w:r>
              <w:rPr>
                <w:b/>
                <w:bCs/>
              </w:rPr>
              <w:delText>27</w:delText>
            </w:r>
            <w:bookmarkEnd w:id="98"/>
          </w:del>
          <w:del w:id="1129" w:author="Windows 用户" w:date="2020-05-22T23:28:00Z">
            <w:r>
              <w:rPr>
                <w:b/>
                <w:bCs/>
              </w:rPr>
              <w:fldChar w:fldCharType="end"/>
            </w:r>
          </w:del>
        </w:p>
        <w:p>
          <w:pPr>
            <w:ind w:left="480"/>
            <w:rPr>
              <w:del w:id="1131" w:author="Windows 用户" w:date="2020-05-22T23:28:00Z"/>
            </w:rPr>
            <w:pPrChange w:id="1130" w:author="Windows 用户" w:date="2020-05-22T23:28:00Z">
              <w:pPr>
                <w:pStyle w:val="34"/>
                <w:tabs>
                  <w:tab w:val="right" w:leader="dot" w:pos="8306"/>
                </w:tabs>
                <w:ind w:left="480"/>
              </w:pPr>
            </w:pPrChange>
          </w:pPr>
          <w:del w:id="1132" w:author="Windows 用户" w:date="2020-05-22T23:28:00Z">
            <w:r>
              <w:rPr/>
              <w:fldChar w:fldCharType="begin"/>
            </w:r>
          </w:del>
          <w:del w:id="1133" w:author="Windows 用户" w:date="2020-05-22T23:28:00Z">
            <w:r>
              <w:rPr/>
              <w:delInstrText xml:space="preserve"> HYPERLINK \l "_Toc18751_WPSOffice_Level2" </w:delInstrText>
            </w:r>
          </w:del>
          <w:del w:id="1134" w:author="Windows 用户" w:date="2020-05-22T23:28:00Z">
            <w:r>
              <w:rPr/>
              <w:fldChar w:fldCharType="separate"/>
            </w:r>
          </w:del>
          <w:customXmlDelRangeStart w:id="1136" w:author="Windows 用户" w:date="2020-05-22T23:28:00Z"/>
          <w:sdt>
            <w:sdtPr>
              <w:rPr>
                <w:sz w:val="21"/>
              </w:rPr>
              <w:id w:val="-1790513437"/>
              <w:placeholder>
                <w:docPart w:val="21E56E991DA74233B8B314EEDA03A6A4"/>
              </w:placeholder>
              <w15:color w:val="509DF3"/>
            </w:sdtPr>
            <w:sdtEndPr>
              <w:rPr>
                <w:sz w:val="21"/>
              </w:rPr>
            </w:sdtEndPr>
            <w:sdtContent>
              <w:customXmlDelRangeEnd w:id="1136"/>
              <w:del w:id="1138" w:author="Windows 用户" w:date="2020-05-22T23:28:00Z">
                <w:r>
                  <w:rPr>
                    <w:rFonts w:hint="eastAsia" w:ascii="黑体" w:hAnsi="黑体" w:eastAsia="黑体"/>
                  </w:rPr>
                  <w:delText>5.5.1 显示查询结果及返回结果布局</w:delText>
                </w:r>
              </w:del>
              <w:customXmlDelRangeStart w:id="1140" w:author="Windows 用户" w:date="2020-05-22T23:28:00Z"/>
            </w:sdtContent>
          </w:sdt>
          <w:customXmlDelRangeEnd w:id="1140"/>
          <w:del w:id="1141" w:author="Windows 用户" w:date="2020-05-22T23:28:00Z">
            <w:r>
              <w:rPr/>
              <w:tab/>
            </w:r>
          </w:del>
          <w:del w:id="1142" w:author="Windows 用户" w:date="2020-05-22T23:28:00Z">
            <w:bookmarkStart w:id="99" w:name="_Toc18751_WPSOffice_Level2Page"/>
            <w:r>
              <w:rPr/>
              <w:delText>27</w:delText>
            </w:r>
            <w:bookmarkEnd w:id="99"/>
          </w:del>
          <w:del w:id="1143" w:author="Windows 用户" w:date="2020-05-22T23:28:00Z">
            <w:r>
              <w:rPr/>
              <w:fldChar w:fldCharType="end"/>
            </w:r>
          </w:del>
        </w:p>
        <w:p>
          <w:pPr>
            <w:ind w:left="480"/>
            <w:rPr>
              <w:del w:id="1145" w:author="Windows 用户" w:date="2020-05-22T23:28:00Z"/>
            </w:rPr>
            <w:pPrChange w:id="1144" w:author="Windows 用户" w:date="2020-05-22T23:28:00Z">
              <w:pPr>
                <w:pStyle w:val="34"/>
                <w:tabs>
                  <w:tab w:val="right" w:leader="dot" w:pos="8306"/>
                </w:tabs>
                <w:ind w:left="480"/>
              </w:pPr>
            </w:pPrChange>
          </w:pPr>
          <w:del w:id="1146" w:author="Windows 用户" w:date="2020-05-22T23:28:00Z">
            <w:r>
              <w:rPr/>
              <w:fldChar w:fldCharType="begin"/>
            </w:r>
          </w:del>
          <w:del w:id="1147" w:author="Windows 用户" w:date="2020-05-22T23:28:00Z">
            <w:r>
              <w:rPr/>
              <w:delInstrText xml:space="preserve"> HYPERLINK \l "_Toc2976_WPSOffice_Level2" </w:delInstrText>
            </w:r>
          </w:del>
          <w:del w:id="1148" w:author="Windows 用户" w:date="2020-05-22T23:28:00Z">
            <w:r>
              <w:rPr/>
              <w:fldChar w:fldCharType="separate"/>
            </w:r>
          </w:del>
          <w:customXmlDelRangeStart w:id="1150" w:author="Windows 用户" w:date="2020-05-22T23:28:00Z"/>
          <w:sdt>
            <w:sdtPr>
              <w:rPr>
                <w:sz w:val="21"/>
              </w:rPr>
              <w:id w:val="-467900648"/>
              <w:placeholder>
                <w:docPart w:val="142C4A9CE76A4E59BC91EEF1C0BE9380"/>
              </w:placeholder>
              <w15:color w:val="509DF3"/>
            </w:sdtPr>
            <w:sdtEndPr>
              <w:rPr>
                <w:sz w:val="21"/>
              </w:rPr>
            </w:sdtEndPr>
            <w:sdtContent>
              <w:customXmlDelRangeEnd w:id="1150"/>
              <w:del w:id="1152" w:author="Windows 用户" w:date="2020-05-22T23:28:00Z">
                <w:r>
                  <w:rPr>
                    <w:rFonts w:hint="eastAsia"/>
                  </w:rPr>
                  <w:delText>图5.8 文本搜文本查询效果界面展示</w:delText>
                </w:r>
              </w:del>
              <w:customXmlDelRangeStart w:id="1154" w:author="Windows 用户" w:date="2020-05-22T23:28:00Z"/>
            </w:sdtContent>
          </w:sdt>
          <w:customXmlDelRangeEnd w:id="1154"/>
          <w:del w:id="1155" w:author="Windows 用户" w:date="2020-05-22T23:28:00Z">
            <w:r>
              <w:rPr/>
              <w:tab/>
            </w:r>
          </w:del>
          <w:del w:id="1156" w:author="Windows 用户" w:date="2020-05-22T23:28:00Z">
            <w:bookmarkStart w:id="100" w:name="_Toc2976_WPSOffice_Level2Page"/>
            <w:r>
              <w:rPr/>
              <w:delText>28</w:delText>
            </w:r>
            <w:bookmarkEnd w:id="100"/>
          </w:del>
          <w:del w:id="1157" w:author="Windows 用户" w:date="2020-05-22T23:28:00Z">
            <w:r>
              <w:rPr/>
              <w:fldChar w:fldCharType="end"/>
            </w:r>
          </w:del>
        </w:p>
        <w:p>
          <w:pPr>
            <w:ind w:left="480"/>
            <w:rPr>
              <w:del w:id="1159" w:author="Windows 用户" w:date="2020-05-22T23:28:00Z"/>
            </w:rPr>
            <w:pPrChange w:id="1158" w:author="Windows 用户" w:date="2020-05-22T23:28:00Z">
              <w:pPr>
                <w:pStyle w:val="34"/>
                <w:tabs>
                  <w:tab w:val="right" w:leader="dot" w:pos="8306"/>
                </w:tabs>
                <w:ind w:left="480"/>
              </w:pPr>
            </w:pPrChange>
          </w:pPr>
          <w:del w:id="1160" w:author="Windows 用户" w:date="2020-05-22T23:28:00Z">
            <w:r>
              <w:rPr/>
              <w:fldChar w:fldCharType="begin"/>
            </w:r>
          </w:del>
          <w:del w:id="1161" w:author="Windows 用户" w:date="2020-05-22T23:28:00Z">
            <w:r>
              <w:rPr/>
              <w:delInstrText xml:space="preserve"> HYPERLINK \l "_Toc6389_WPSOffice_Level2" </w:delInstrText>
            </w:r>
          </w:del>
          <w:del w:id="1162" w:author="Windows 用户" w:date="2020-05-22T23:28:00Z">
            <w:r>
              <w:rPr/>
              <w:fldChar w:fldCharType="separate"/>
            </w:r>
          </w:del>
          <w:customXmlDelRangeStart w:id="1164" w:author="Windows 用户" w:date="2020-05-22T23:28:00Z"/>
          <w:sdt>
            <w:sdtPr>
              <w:rPr>
                <w:sz w:val="21"/>
              </w:rPr>
              <w:id w:val="1318228196"/>
              <w:placeholder>
                <w:docPart w:val="4D9D453F62424302A1964DAD38372F6D"/>
              </w:placeholder>
              <w15:color w:val="509DF3"/>
            </w:sdtPr>
            <w:sdtEndPr>
              <w:rPr>
                <w:sz w:val="21"/>
              </w:rPr>
            </w:sdtEndPr>
            <w:sdtContent>
              <w:customXmlDelRangeEnd w:id="1164"/>
              <w:del w:id="1166" w:author="Windows 用户" w:date="2020-05-22T23:28:00Z">
                <w:r>
                  <w:rPr>
                    <w:rFonts w:hint="eastAsia"/>
                  </w:rPr>
                  <w:delText>图5.9 图片搜文本查询效果界面展示</w:delText>
                </w:r>
              </w:del>
              <w:customXmlDelRangeStart w:id="1168" w:author="Windows 用户" w:date="2020-05-22T23:28:00Z"/>
            </w:sdtContent>
          </w:sdt>
          <w:customXmlDelRangeEnd w:id="1168"/>
          <w:del w:id="1169" w:author="Windows 用户" w:date="2020-05-22T23:28:00Z">
            <w:r>
              <w:rPr/>
              <w:tab/>
            </w:r>
          </w:del>
          <w:del w:id="1170" w:author="Windows 用户" w:date="2020-05-22T23:28:00Z">
            <w:bookmarkStart w:id="101" w:name="_Toc6389_WPSOffice_Level2Page"/>
            <w:r>
              <w:rPr/>
              <w:delText>28</w:delText>
            </w:r>
            <w:bookmarkEnd w:id="101"/>
          </w:del>
          <w:del w:id="1171" w:author="Windows 用户" w:date="2020-05-22T23:28:00Z">
            <w:r>
              <w:rPr/>
              <w:fldChar w:fldCharType="end"/>
            </w:r>
          </w:del>
        </w:p>
        <w:p>
          <w:pPr>
            <w:ind w:left="480"/>
            <w:rPr>
              <w:del w:id="1173" w:author="Windows 用户" w:date="2020-05-22T23:28:00Z"/>
            </w:rPr>
            <w:pPrChange w:id="1172" w:author="Windows 用户" w:date="2020-05-22T23:28:00Z">
              <w:pPr>
                <w:pStyle w:val="34"/>
                <w:tabs>
                  <w:tab w:val="right" w:leader="dot" w:pos="8306"/>
                </w:tabs>
                <w:ind w:left="480"/>
              </w:pPr>
            </w:pPrChange>
          </w:pPr>
          <w:del w:id="1174" w:author="Windows 用户" w:date="2020-05-22T23:28:00Z">
            <w:r>
              <w:rPr/>
              <w:fldChar w:fldCharType="begin"/>
            </w:r>
          </w:del>
          <w:del w:id="1175" w:author="Windows 用户" w:date="2020-05-22T23:28:00Z">
            <w:r>
              <w:rPr/>
              <w:delInstrText xml:space="preserve"> HYPERLINK \l "_Toc4670_WPSOffice_Level2" </w:delInstrText>
            </w:r>
          </w:del>
          <w:del w:id="1176" w:author="Windows 用户" w:date="2020-05-22T23:28:00Z">
            <w:r>
              <w:rPr/>
              <w:fldChar w:fldCharType="separate"/>
            </w:r>
          </w:del>
          <w:customXmlDelRangeStart w:id="1178" w:author="Windows 用户" w:date="2020-05-22T23:28:00Z"/>
          <w:sdt>
            <w:sdtPr>
              <w:rPr>
                <w:sz w:val="21"/>
              </w:rPr>
              <w:id w:val="-599264116"/>
              <w:placeholder>
                <w:docPart w:val="FD8423882682409A8ADD4C74F84BF06C"/>
              </w:placeholder>
              <w15:color w:val="509DF3"/>
            </w:sdtPr>
            <w:sdtEndPr>
              <w:rPr>
                <w:sz w:val="21"/>
              </w:rPr>
            </w:sdtEndPr>
            <w:sdtContent>
              <w:customXmlDelRangeEnd w:id="1178"/>
              <w:del w:id="1180" w:author="Windows 用户" w:date="2020-05-22T23:28:00Z">
                <w:r>
                  <w:rPr>
                    <w:rFonts w:hint="eastAsia"/>
                  </w:rPr>
                  <w:delText>图5.10 图片搜图片查询效果界面展示</w:delText>
                </w:r>
              </w:del>
              <w:customXmlDelRangeStart w:id="1182" w:author="Windows 用户" w:date="2020-05-22T23:28:00Z"/>
            </w:sdtContent>
          </w:sdt>
          <w:customXmlDelRangeEnd w:id="1182"/>
          <w:del w:id="1183" w:author="Windows 用户" w:date="2020-05-22T23:28:00Z">
            <w:r>
              <w:rPr/>
              <w:tab/>
            </w:r>
          </w:del>
          <w:del w:id="1184" w:author="Windows 用户" w:date="2020-05-22T23:28:00Z">
            <w:bookmarkStart w:id="102" w:name="_Toc4670_WPSOffice_Level2Page"/>
            <w:r>
              <w:rPr/>
              <w:delText>29</w:delText>
            </w:r>
            <w:bookmarkEnd w:id="102"/>
          </w:del>
          <w:del w:id="1185" w:author="Windows 用户" w:date="2020-05-22T23:28:00Z">
            <w:r>
              <w:rPr/>
              <w:fldChar w:fldCharType="end"/>
            </w:r>
          </w:del>
        </w:p>
        <w:p>
          <w:pPr>
            <w:ind w:left="480"/>
            <w:rPr>
              <w:del w:id="1187" w:author="Windows 用户" w:date="2020-05-22T23:28:00Z"/>
            </w:rPr>
            <w:pPrChange w:id="1186" w:author="Windows 用户" w:date="2020-05-22T23:28:00Z">
              <w:pPr>
                <w:pStyle w:val="34"/>
                <w:tabs>
                  <w:tab w:val="right" w:leader="dot" w:pos="8306"/>
                </w:tabs>
                <w:ind w:left="480"/>
              </w:pPr>
            </w:pPrChange>
          </w:pPr>
          <w:del w:id="1188" w:author="Windows 用户" w:date="2020-05-22T23:28:00Z">
            <w:r>
              <w:rPr/>
              <w:fldChar w:fldCharType="begin"/>
            </w:r>
          </w:del>
          <w:del w:id="1189" w:author="Windows 用户" w:date="2020-05-22T23:28:00Z">
            <w:r>
              <w:rPr/>
              <w:delInstrText xml:space="preserve"> HYPERLINK \l "_Toc9849_WPSOffice_Level2" </w:delInstrText>
            </w:r>
          </w:del>
          <w:del w:id="1190" w:author="Windows 用户" w:date="2020-05-22T23:28:00Z">
            <w:r>
              <w:rPr/>
              <w:fldChar w:fldCharType="separate"/>
            </w:r>
          </w:del>
          <w:customXmlDelRangeStart w:id="1192" w:author="Windows 用户" w:date="2020-05-22T23:28:00Z"/>
          <w:sdt>
            <w:sdtPr>
              <w:rPr>
                <w:sz w:val="21"/>
              </w:rPr>
              <w:id w:val="86737436"/>
              <w:placeholder>
                <w:docPart w:val="F2F8FC3B080C4D119BAAEB5233544DE6"/>
              </w:placeholder>
              <w15:color w:val="509DF3"/>
            </w:sdtPr>
            <w:sdtEndPr>
              <w:rPr>
                <w:sz w:val="21"/>
              </w:rPr>
            </w:sdtEndPr>
            <w:sdtContent>
              <w:customXmlDelRangeEnd w:id="1192"/>
              <w:del w:id="1194" w:author="Windows 用户" w:date="2020-05-22T23:28:00Z">
                <w:r>
                  <w:rPr>
                    <w:rFonts w:hint="eastAsia"/>
                  </w:rPr>
                  <w:delText>图5.11 文本搜图片查询效果界面展示</w:delText>
                </w:r>
              </w:del>
              <w:customXmlDelRangeStart w:id="1196" w:author="Windows 用户" w:date="2020-05-22T23:28:00Z"/>
            </w:sdtContent>
          </w:sdt>
          <w:customXmlDelRangeEnd w:id="1196"/>
          <w:del w:id="1197" w:author="Windows 用户" w:date="2020-05-22T23:28:00Z">
            <w:r>
              <w:rPr/>
              <w:tab/>
            </w:r>
          </w:del>
          <w:del w:id="1198" w:author="Windows 用户" w:date="2020-05-22T23:28:00Z">
            <w:bookmarkStart w:id="103" w:name="_Toc9849_WPSOffice_Level2Page"/>
            <w:r>
              <w:rPr/>
              <w:delText>29</w:delText>
            </w:r>
            <w:bookmarkEnd w:id="103"/>
          </w:del>
          <w:del w:id="1199" w:author="Windows 用户" w:date="2020-05-22T23:28:00Z">
            <w:r>
              <w:rPr/>
              <w:fldChar w:fldCharType="end"/>
            </w:r>
          </w:del>
        </w:p>
        <w:p>
          <w:pPr>
            <w:ind w:left="480"/>
            <w:rPr>
              <w:del w:id="1201" w:author="Windows 用户" w:date="2020-05-22T23:28:00Z"/>
            </w:rPr>
            <w:pPrChange w:id="1200" w:author="Windows 用户" w:date="2020-05-22T23:28:00Z">
              <w:pPr>
                <w:pStyle w:val="34"/>
                <w:tabs>
                  <w:tab w:val="right" w:leader="dot" w:pos="8306"/>
                </w:tabs>
                <w:ind w:left="480"/>
              </w:pPr>
            </w:pPrChange>
          </w:pPr>
          <w:del w:id="1202" w:author="Windows 用户" w:date="2020-05-22T23:28:00Z">
            <w:r>
              <w:rPr/>
              <w:fldChar w:fldCharType="begin"/>
            </w:r>
          </w:del>
          <w:del w:id="1203" w:author="Windows 用户" w:date="2020-05-22T23:28:00Z">
            <w:r>
              <w:rPr/>
              <w:delInstrText xml:space="preserve"> HYPERLINK \l "_Toc32180_WPSOffice_Level2" </w:delInstrText>
            </w:r>
          </w:del>
          <w:del w:id="1204" w:author="Windows 用户" w:date="2020-05-22T23:28:00Z">
            <w:r>
              <w:rPr/>
              <w:fldChar w:fldCharType="separate"/>
            </w:r>
          </w:del>
          <w:customXmlDelRangeStart w:id="1206" w:author="Windows 用户" w:date="2020-05-22T23:28:00Z"/>
          <w:sdt>
            <w:sdtPr>
              <w:rPr>
                <w:sz w:val="21"/>
              </w:rPr>
              <w:id w:val="-738630621"/>
              <w:placeholder>
                <w:docPart w:val="85A07E6C9A4241578F91310FA917058B"/>
              </w:placeholder>
              <w15:color w:val="509DF3"/>
            </w:sdtPr>
            <w:sdtEndPr>
              <w:rPr>
                <w:sz w:val="21"/>
              </w:rPr>
            </w:sdtEndPr>
            <w:sdtContent>
              <w:customXmlDelRangeEnd w:id="1206"/>
              <w:del w:id="1208" w:author="Windows 用户" w:date="2020-05-22T23:28:00Z">
                <w:r>
                  <w:rPr>
                    <w:rFonts w:hint="eastAsia"/>
                  </w:rPr>
                  <w:delText>图5.12 鼠标选中图片缩放查看效果</w:delText>
                </w:r>
              </w:del>
              <w:customXmlDelRangeStart w:id="1210" w:author="Windows 用户" w:date="2020-05-22T23:28:00Z"/>
            </w:sdtContent>
          </w:sdt>
          <w:customXmlDelRangeEnd w:id="1210"/>
          <w:del w:id="1211" w:author="Windows 用户" w:date="2020-05-22T23:28:00Z">
            <w:r>
              <w:rPr/>
              <w:tab/>
            </w:r>
          </w:del>
          <w:del w:id="1212" w:author="Windows 用户" w:date="2020-05-22T23:28:00Z">
            <w:bookmarkStart w:id="104" w:name="_Toc32180_WPSOffice_Level2Page"/>
            <w:r>
              <w:rPr/>
              <w:delText>30</w:delText>
            </w:r>
            <w:bookmarkEnd w:id="104"/>
          </w:del>
          <w:del w:id="1213" w:author="Windows 用户" w:date="2020-05-22T23:28:00Z">
            <w:r>
              <w:rPr/>
              <w:fldChar w:fldCharType="end"/>
            </w:r>
          </w:del>
        </w:p>
        <w:p>
          <w:pPr>
            <w:ind w:left="480"/>
            <w:rPr>
              <w:del w:id="1215" w:author="Windows 用户" w:date="2020-05-22T23:28:00Z"/>
            </w:rPr>
            <w:pPrChange w:id="1214" w:author="Windows 用户" w:date="2020-05-22T23:28:00Z">
              <w:pPr>
                <w:pStyle w:val="34"/>
                <w:tabs>
                  <w:tab w:val="right" w:leader="dot" w:pos="8306"/>
                </w:tabs>
                <w:ind w:left="480"/>
              </w:pPr>
            </w:pPrChange>
          </w:pPr>
          <w:del w:id="1216" w:author="Windows 用户" w:date="2020-05-22T23:28:00Z">
            <w:r>
              <w:rPr/>
              <w:fldChar w:fldCharType="begin"/>
            </w:r>
          </w:del>
          <w:del w:id="1217" w:author="Windows 用户" w:date="2020-05-22T23:28:00Z">
            <w:r>
              <w:rPr/>
              <w:delInstrText xml:space="preserve"> HYPERLINK \l "_Toc16308_WPSOffice_Level2" </w:delInstrText>
            </w:r>
          </w:del>
          <w:del w:id="1218" w:author="Windows 用户" w:date="2020-05-22T23:28:00Z">
            <w:r>
              <w:rPr/>
              <w:fldChar w:fldCharType="separate"/>
            </w:r>
          </w:del>
          <w:customXmlDelRangeStart w:id="1220" w:author="Windows 用户" w:date="2020-05-22T23:28:00Z"/>
          <w:sdt>
            <w:sdtPr>
              <w:rPr>
                <w:sz w:val="21"/>
              </w:rPr>
              <w:id w:val="-49625641"/>
              <w:placeholder>
                <w:docPart w:val="2E5D1A6EE1CB48E8BB4CCCCD42CBFBC7"/>
              </w:placeholder>
              <w15:color w:val="509DF3"/>
            </w:sdtPr>
            <w:sdtEndPr>
              <w:rPr>
                <w:sz w:val="21"/>
              </w:rPr>
            </w:sdtEndPr>
            <w:sdtContent>
              <w:customXmlDelRangeEnd w:id="1220"/>
              <w:del w:id="1222" w:author="Windows 用户" w:date="2020-05-22T23:28:00Z">
                <w:r>
                  <w:rPr>
                    <w:rFonts w:hint="eastAsia" w:ascii="黑体" w:hAnsi="黑体" w:eastAsia="黑体"/>
                  </w:rPr>
                  <w:delText>5.5.2 翻页及页面跳转</w:delText>
                </w:r>
              </w:del>
              <w:customXmlDelRangeStart w:id="1224" w:author="Windows 用户" w:date="2020-05-22T23:28:00Z"/>
            </w:sdtContent>
          </w:sdt>
          <w:customXmlDelRangeEnd w:id="1224"/>
          <w:del w:id="1225" w:author="Windows 用户" w:date="2020-05-22T23:28:00Z">
            <w:r>
              <w:rPr/>
              <w:tab/>
            </w:r>
          </w:del>
          <w:del w:id="1226" w:author="Windows 用户" w:date="2020-05-22T23:28:00Z">
            <w:bookmarkStart w:id="105" w:name="_Toc16308_WPSOffice_Level2Page"/>
            <w:r>
              <w:rPr/>
              <w:delText>30</w:delText>
            </w:r>
            <w:bookmarkEnd w:id="105"/>
          </w:del>
          <w:del w:id="1227" w:author="Windows 用户" w:date="2020-05-22T23:28:00Z">
            <w:r>
              <w:rPr/>
              <w:fldChar w:fldCharType="end"/>
            </w:r>
          </w:del>
        </w:p>
        <w:p>
          <w:pPr>
            <w:rPr>
              <w:del w:id="1229" w:author="Windows 用户" w:date="2020-05-22T23:28:00Z"/>
            </w:rPr>
            <w:pPrChange w:id="1228" w:author="Windows 用户" w:date="2020-05-22T23:28:00Z">
              <w:pPr>
                <w:pStyle w:val="33"/>
                <w:tabs>
                  <w:tab w:val="right" w:leader="dot" w:pos="8306"/>
                </w:tabs>
              </w:pPr>
            </w:pPrChange>
          </w:pPr>
          <w:del w:id="1230" w:author="Windows 用户" w:date="2020-05-22T23:28:00Z">
            <w:r>
              <w:rPr/>
              <w:fldChar w:fldCharType="begin"/>
            </w:r>
          </w:del>
          <w:del w:id="1231" w:author="Windows 用户" w:date="2020-05-22T23:28:00Z">
            <w:r>
              <w:rPr/>
              <w:delInstrText xml:space="preserve"> HYPERLINK \l "_Toc13152_WPSOffice_Level1" </w:delInstrText>
            </w:r>
          </w:del>
          <w:del w:id="1232" w:author="Windows 用户" w:date="2020-05-22T23:28:00Z">
            <w:r>
              <w:rPr/>
              <w:fldChar w:fldCharType="separate"/>
            </w:r>
          </w:del>
          <w:customXmlDelRangeStart w:id="1234" w:author="Windows 用户" w:date="2020-05-22T23:28:00Z"/>
          <w:sdt>
            <w:sdtPr>
              <w:rPr>
                <w:b/>
                <w:bCs/>
                <w:sz w:val="21"/>
              </w:rPr>
              <w:id w:val="1038856691"/>
              <w:placeholder>
                <w:docPart w:val="5B7C8B41D06F4C09BD73BF0EB39F5651"/>
              </w:placeholder>
              <w15:color w:val="509DF3"/>
            </w:sdtPr>
            <w:sdtEndPr>
              <w:rPr>
                <w:b/>
                <w:bCs/>
                <w:sz w:val="21"/>
              </w:rPr>
            </w:sdtEndPr>
            <w:sdtContent>
              <w:customXmlDelRangeEnd w:id="1234"/>
              <w:del w:id="1236" w:author="Windows 用户" w:date="2020-05-22T23:28:00Z">
                <w:r>
                  <w:rPr>
                    <w:rFonts w:hint="eastAsia" w:ascii="黑体" w:hAnsi="黑体" w:eastAsia="黑体"/>
                    <w:b/>
                    <w:bCs/>
                  </w:rPr>
                  <w:delText>5.6 系统测试</w:delText>
                </w:r>
              </w:del>
              <w:customXmlDelRangeStart w:id="1238" w:author="Windows 用户" w:date="2020-05-22T23:28:00Z"/>
            </w:sdtContent>
          </w:sdt>
          <w:customXmlDelRangeEnd w:id="1238"/>
          <w:del w:id="1239" w:author="Windows 用户" w:date="2020-05-22T23:28:00Z">
            <w:r>
              <w:rPr>
                <w:b/>
                <w:bCs/>
              </w:rPr>
              <w:tab/>
            </w:r>
          </w:del>
          <w:del w:id="1240" w:author="Windows 用户" w:date="2020-05-22T23:28:00Z">
            <w:bookmarkStart w:id="106" w:name="_Toc13152_WPSOffice_Level1Page"/>
            <w:r>
              <w:rPr>
                <w:b/>
                <w:bCs/>
              </w:rPr>
              <w:delText>30</w:delText>
            </w:r>
            <w:bookmarkEnd w:id="106"/>
          </w:del>
          <w:del w:id="1241" w:author="Windows 用户" w:date="2020-05-22T23:28:00Z">
            <w:r>
              <w:rPr>
                <w:b/>
                <w:bCs/>
              </w:rPr>
              <w:fldChar w:fldCharType="end"/>
            </w:r>
          </w:del>
        </w:p>
        <w:p>
          <w:pPr>
            <w:ind w:left="480"/>
            <w:rPr>
              <w:del w:id="1243" w:author="Windows 用户" w:date="2020-05-22T23:28:00Z"/>
            </w:rPr>
            <w:pPrChange w:id="1242" w:author="Windows 用户" w:date="2020-05-22T23:28:00Z">
              <w:pPr>
                <w:pStyle w:val="34"/>
                <w:tabs>
                  <w:tab w:val="right" w:leader="dot" w:pos="8306"/>
                </w:tabs>
                <w:ind w:left="480"/>
              </w:pPr>
            </w:pPrChange>
          </w:pPr>
          <w:del w:id="1244" w:author="Windows 用户" w:date="2020-05-22T23:28:00Z">
            <w:r>
              <w:rPr/>
              <w:fldChar w:fldCharType="begin"/>
            </w:r>
          </w:del>
          <w:del w:id="1245" w:author="Windows 用户" w:date="2020-05-22T23:28:00Z">
            <w:r>
              <w:rPr/>
              <w:delInstrText xml:space="preserve"> HYPERLINK \l "_Toc22605_WPSOffice_Level2" </w:delInstrText>
            </w:r>
          </w:del>
          <w:del w:id="1246" w:author="Windows 用户" w:date="2020-05-22T23:28:00Z">
            <w:r>
              <w:rPr/>
              <w:fldChar w:fldCharType="separate"/>
            </w:r>
          </w:del>
          <w:customXmlDelRangeStart w:id="1248" w:author="Windows 用户" w:date="2020-05-22T23:28:00Z"/>
          <w:sdt>
            <w:sdtPr>
              <w:rPr>
                <w:sz w:val="21"/>
              </w:rPr>
              <w:id w:val="241531854"/>
              <w:placeholder>
                <w:docPart w:val="0AFB69E964D840B2ACE8C655B53EF167"/>
              </w:placeholder>
              <w15:color w:val="509DF3"/>
            </w:sdtPr>
            <w:sdtEndPr>
              <w:rPr>
                <w:sz w:val="21"/>
              </w:rPr>
            </w:sdtEndPr>
            <w:sdtContent>
              <w:customXmlDelRangeEnd w:id="1248"/>
              <w:del w:id="1250" w:author="Windows 用户" w:date="2020-05-22T23:28:00Z">
                <w:r>
                  <w:rPr>
                    <w:rFonts w:hint="eastAsia" w:ascii="黑体" w:hAnsi="黑体" w:eastAsia="黑体"/>
                  </w:rPr>
                  <w:delText>5.6.1 测试数据集</w:delText>
                </w:r>
              </w:del>
              <w:customXmlDelRangeStart w:id="1252" w:author="Windows 用户" w:date="2020-05-22T23:28:00Z"/>
            </w:sdtContent>
          </w:sdt>
          <w:customXmlDelRangeEnd w:id="1252"/>
          <w:del w:id="1253" w:author="Windows 用户" w:date="2020-05-22T23:28:00Z">
            <w:r>
              <w:rPr/>
              <w:tab/>
            </w:r>
          </w:del>
          <w:del w:id="1254" w:author="Windows 用户" w:date="2020-05-22T23:28:00Z">
            <w:bookmarkStart w:id="107" w:name="_Toc22605_WPSOffice_Level2Page"/>
            <w:r>
              <w:rPr/>
              <w:delText>30</w:delText>
            </w:r>
            <w:bookmarkEnd w:id="107"/>
          </w:del>
          <w:del w:id="1255" w:author="Windows 用户" w:date="2020-05-22T23:28:00Z">
            <w:r>
              <w:rPr/>
              <w:fldChar w:fldCharType="end"/>
            </w:r>
          </w:del>
        </w:p>
        <w:p>
          <w:pPr>
            <w:ind w:left="480"/>
            <w:rPr>
              <w:del w:id="1257" w:author="Windows 用户" w:date="2020-05-22T23:28:00Z"/>
            </w:rPr>
            <w:pPrChange w:id="1256" w:author="Windows 用户" w:date="2020-05-22T23:28:00Z">
              <w:pPr>
                <w:pStyle w:val="34"/>
                <w:tabs>
                  <w:tab w:val="right" w:leader="dot" w:pos="8306"/>
                </w:tabs>
                <w:ind w:left="480"/>
              </w:pPr>
            </w:pPrChange>
          </w:pPr>
          <w:del w:id="1258" w:author="Windows 用户" w:date="2020-05-22T23:28:00Z">
            <w:r>
              <w:rPr/>
              <w:fldChar w:fldCharType="begin"/>
            </w:r>
          </w:del>
          <w:del w:id="1259" w:author="Windows 用户" w:date="2020-05-22T23:28:00Z">
            <w:r>
              <w:rPr/>
              <w:delInstrText xml:space="preserve"> HYPERLINK \l "_Toc4513_WPSOffice_Level2" </w:delInstrText>
            </w:r>
          </w:del>
          <w:del w:id="1260" w:author="Windows 用户" w:date="2020-05-22T23:28:00Z">
            <w:r>
              <w:rPr/>
              <w:fldChar w:fldCharType="separate"/>
            </w:r>
          </w:del>
          <w:customXmlDelRangeStart w:id="1262" w:author="Windows 用户" w:date="2020-05-22T23:28:00Z"/>
          <w:sdt>
            <w:sdtPr>
              <w:rPr>
                <w:sz w:val="21"/>
              </w:rPr>
              <w:id w:val="-346249255"/>
              <w:placeholder>
                <w:docPart w:val="143ECEE3F0AF4C028CDF1009CDFA2914"/>
              </w:placeholder>
              <w15:color w:val="509DF3"/>
            </w:sdtPr>
            <w:sdtEndPr>
              <w:rPr>
                <w:sz w:val="21"/>
              </w:rPr>
            </w:sdtEndPr>
            <w:sdtContent>
              <w:customXmlDelRangeEnd w:id="1262"/>
              <w:del w:id="1264" w:author="Windows 用户" w:date="2020-05-22T23:28:00Z">
                <w:r>
                  <w:rPr>
                    <w:rFonts w:hint="eastAsia" w:ascii="黑体" w:hAnsi="黑体" w:eastAsia="黑体"/>
                  </w:rPr>
                  <w:delText>5.6.2 深度监督跨模态检索算法的测试评估标准</w:delText>
                </w:r>
              </w:del>
              <w:customXmlDelRangeStart w:id="1266" w:author="Windows 用户" w:date="2020-05-22T23:28:00Z"/>
            </w:sdtContent>
          </w:sdt>
          <w:customXmlDelRangeEnd w:id="1266"/>
          <w:del w:id="1267" w:author="Windows 用户" w:date="2020-05-22T23:28:00Z">
            <w:r>
              <w:rPr/>
              <w:tab/>
            </w:r>
          </w:del>
          <w:del w:id="1268" w:author="Windows 用户" w:date="2020-05-22T23:28:00Z">
            <w:bookmarkStart w:id="108" w:name="_Toc4513_WPSOffice_Level2Page"/>
            <w:r>
              <w:rPr/>
              <w:delText>31</w:delText>
            </w:r>
            <w:bookmarkEnd w:id="108"/>
          </w:del>
          <w:del w:id="1269" w:author="Windows 用户" w:date="2020-05-22T23:28:00Z">
            <w:r>
              <w:rPr/>
              <w:fldChar w:fldCharType="end"/>
            </w:r>
          </w:del>
        </w:p>
        <w:p>
          <w:pPr>
            <w:ind w:left="480"/>
            <w:rPr>
              <w:del w:id="1271" w:author="Windows 用户" w:date="2020-05-22T23:28:00Z"/>
            </w:rPr>
            <w:pPrChange w:id="1270" w:author="Windows 用户" w:date="2020-05-22T23:28:00Z">
              <w:pPr>
                <w:pStyle w:val="34"/>
                <w:tabs>
                  <w:tab w:val="right" w:leader="dot" w:pos="8306"/>
                </w:tabs>
                <w:ind w:left="480"/>
              </w:pPr>
            </w:pPrChange>
          </w:pPr>
          <w:del w:id="1272" w:author="Windows 用户" w:date="2020-05-22T23:28:00Z">
            <w:r>
              <w:rPr/>
              <w:fldChar w:fldCharType="begin"/>
            </w:r>
          </w:del>
          <w:del w:id="1273" w:author="Windows 用户" w:date="2020-05-22T23:28:00Z">
            <w:r>
              <w:rPr/>
              <w:delInstrText xml:space="preserve"> HYPERLINK \l "_Toc16250_WPSOffice_Level2" </w:delInstrText>
            </w:r>
          </w:del>
          <w:del w:id="1274" w:author="Windows 用户" w:date="2020-05-22T23:28:00Z">
            <w:r>
              <w:rPr/>
              <w:fldChar w:fldCharType="separate"/>
            </w:r>
          </w:del>
          <w:customXmlDelRangeStart w:id="1276" w:author="Windows 用户" w:date="2020-05-22T23:28:00Z"/>
          <w:sdt>
            <w:sdtPr>
              <w:rPr>
                <w:sz w:val="21"/>
              </w:rPr>
              <w:id w:val="-1824114583"/>
              <w:placeholder>
                <w:docPart w:val="7A41AE0A74214504A9A105B97933FEAA"/>
              </w:placeholder>
              <w15:color w:val="509DF3"/>
            </w:sdtPr>
            <w:sdtEndPr>
              <w:rPr>
                <w:sz w:val="21"/>
              </w:rPr>
            </w:sdtEndPr>
            <w:sdtContent>
              <w:customXmlDelRangeEnd w:id="1276"/>
              <w:del w:id="1278" w:author="Windows 用户" w:date="2020-05-22T23:28:00Z">
                <w:r>
                  <w:rPr>
                    <w:rFonts w:hint="eastAsia" w:ascii="黑体" w:hAnsi="黑体" w:eastAsia="黑体"/>
                  </w:rPr>
                  <w:delText>5.6.3 测试结果</w:delText>
                </w:r>
              </w:del>
              <w:customXmlDelRangeStart w:id="1280" w:author="Windows 用户" w:date="2020-05-22T23:28:00Z"/>
            </w:sdtContent>
          </w:sdt>
          <w:customXmlDelRangeEnd w:id="1280"/>
          <w:del w:id="1281" w:author="Windows 用户" w:date="2020-05-22T23:28:00Z">
            <w:r>
              <w:rPr/>
              <w:tab/>
            </w:r>
          </w:del>
          <w:del w:id="1282" w:author="Windows 用户" w:date="2020-05-22T23:28:00Z">
            <w:bookmarkStart w:id="109" w:name="_Toc16250_WPSOffice_Level2Page"/>
            <w:r>
              <w:rPr/>
              <w:delText>31</w:delText>
            </w:r>
            <w:bookmarkEnd w:id="109"/>
          </w:del>
          <w:del w:id="1283" w:author="Windows 用户" w:date="2020-05-22T23:28:00Z">
            <w:r>
              <w:rPr/>
              <w:fldChar w:fldCharType="end"/>
            </w:r>
          </w:del>
        </w:p>
        <w:p>
          <w:pPr>
            <w:ind w:left="480"/>
            <w:rPr>
              <w:del w:id="1285" w:author="Windows 用户" w:date="2020-05-22T23:28:00Z"/>
            </w:rPr>
            <w:pPrChange w:id="1284" w:author="Windows 用户" w:date="2020-05-22T23:28:00Z">
              <w:pPr>
                <w:pStyle w:val="34"/>
                <w:tabs>
                  <w:tab w:val="right" w:leader="dot" w:pos="8306"/>
                </w:tabs>
                <w:ind w:left="480"/>
              </w:pPr>
            </w:pPrChange>
          </w:pPr>
          <w:del w:id="1286" w:author="Windows 用户" w:date="2020-05-22T23:28:00Z">
            <w:r>
              <w:rPr/>
              <w:fldChar w:fldCharType="begin"/>
            </w:r>
          </w:del>
          <w:del w:id="1287" w:author="Windows 用户" w:date="2020-05-22T23:28:00Z">
            <w:r>
              <w:rPr/>
              <w:delInstrText xml:space="preserve"> HYPERLINK \l "_Toc16102_WPSOffice_Level2" </w:delInstrText>
            </w:r>
          </w:del>
          <w:del w:id="1288" w:author="Windows 用户" w:date="2020-05-22T23:28:00Z">
            <w:r>
              <w:rPr/>
              <w:fldChar w:fldCharType="separate"/>
            </w:r>
          </w:del>
          <w:customXmlDelRangeStart w:id="1290" w:author="Windows 用户" w:date="2020-05-22T23:28:00Z"/>
          <w:sdt>
            <w:sdtPr>
              <w:rPr>
                <w:sz w:val="21"/>
              </w:rPr>
              <w:id w:val="1408965834"/>
              <w:placeholder>
                <w:docPart w:val="A773299544CB40A59122920C9A4CE39D"/>
              </w:placeholder>
              <w15:color w:val="509DF3"/>
            </w:sdtPr>
            <w:sdtEndPr>
              <w:rPr>
                <w:sz w:val="21"/>
              </w:rPr>
            </w:sdtEndPr>
            <w:sdtContent>
              <w:customXmlDelRangeEnd w:id="1290"/>
              <w:del w:id="1292" w:author="Windows 用户" w:date="2020-05-22T23:28:00Z">
                <w:r>
                  <w:rPr>
                    <w:rFonts w:hint="eastAsia"/>
                  </w:rPr>
                  <w:delText>表5.4 几种方法在不同数据集上MAP检索精度对比</w:delText>
                </w:r>
              </w:del>
              <w:customXmlDelRangeStart w:id="1294" w:author="Windows 用户" w:date="2020-05-22T23:28:00Z"/>
            </w:sdtContent>
          </w:sdt>
          <w:customXmlDelRangeEnd w:id="1294"/>
          <w:del w:id="1295" w:author="Windows 用户" w:date="2020-05-22T23:28:00Z">
            <w:r>
              <w:rPr/>
              <w:tab/>
            </w:r>
          </w:del>
          <w:del w:id="1296" w:author="Windows 用户" w:date="2020-05-22T23:28:00Z">
            <w:bookmarkStart w:id="110" w:name="_Toc16102_WPSOffice_Level2Page"/>
            <w:r>
              <w:rPr/>
              <w:delText>31</w:delText>
            </w:r>
            <w:bookmarkEnd w:id="110"/>
          </w:del>
          <w:del w:id="1297" w:author="Windows 用户" w:date="2020-05-22T23:28:00Z">
            <w:r>
              <w:rPr/>
              <w:fldChar w:fldCharType="end"/>
            </w:r>
          </w:del>
        </w:p>
        <w:p>
          <w:pPr>
            <w:rPr>
              <w:del w:id="1299" w:author="Windows 用户" w:date="2020-05-22T23:28:00Z"/>
            </w:rPr>
            <w:pPrChange w:id="1298" w:author="Windows 用户" w:date="2020-05-22T23:28:00Z">
              <w:pPr>
                <w:pStyle w:val="33"/>
                <w:tabs>
                  <w:tab w:val="right" w:leader="dot" w:pos="8306"/>
                </w:tabs>
              </w:pPr>
            </w:pPrChange>
          </w:pPr>
          <w:del w:id="1300" w:author="Windows 用户" w:date="2020-05-22T23:28:00Z">
            <w:r>
              <w:rPr/>
              <w:fldChar w:fldCharType="begin"/>
            </w:r>
          </w:del>
          <w:del w:id="1301" w:author="Windows 用户" w:date="2020-05-22T23:28:00Z">
            <w:r>
              <w:rPr/>
              <w:delInstrText xml:space="preserve"> HYPERLINK \l "_Toc18751_WPSOffice_Level1" </w:delInstrText>
            </w:r>
          </w:del>
          <w:del w:id="1302" w:author="Windows 用户" w:date="2020-05-22T23:28:00Z">
            <w:r>
              <w:rPr/>
              <w:fldChar w:fldCharType="separate"/>
            </w:r>
          </w:del>
          <w:customXmlDelRangeStart w:id="1304" w:author="Windows 用户" w:date="2020-05-22T23:28:00Z"/>
          <w:sdt>
            <w:sdtPr>
              <w:rPr>
                <w:b/>
                <w:bCs/>
                <w:sz w:val="21"/>
              </w:rPr>
              <w:id w:val="-846017684"/>
              <w:placeholder>
                <w:docPart w:val="6278A332D5A44C5FBBE98974132F5414"/>
              </w:placeholder>
              <w15:color w:val="509DF3"/>
            </w:sdtPr>
            <w:sdtEndPr>
              <w:rPr>
                <w:b/>
                <w:bCs/>
                <w:sz w:val="21"/>
              </w:rPr>
            </w:sdtEndPr>
            <w:sdtContent>
              <w:customXmlDelRangeEnd w:id="1304"/>
              <w:del w:id="1306" w:author="Windows 用户" w:date="2020-05-22T23:28:00Z">
                <w:r>
                  <w:rPr>
                    <w:rFonts w:hint="eastAsia" w:ascii="黑体" w:hAnsi="黑体" w:eastAsia="黑体"/>
                    <w:b/>
                    <w:bCs/>
                  </w:rPr>
                  <w:delText>5.7 本章小结</w:delText>
                </w:r>
              </w:del>
              <w:customXmlDelRangeStart w:id="1308" w:author="Windows 用户" w:date="2020-05-22T23:28:00Z"/>
            </w:sdtContent>
          </w:sdt>
          <w:customXmlDelRangeEnd w:id="1308"/>
          <w:del w:id="1309" w:author="Windows 用户" w:date="2020-05-22T23:28:00Z">
            <w:r>
              <w:rPr>
                <w:b/>
                <w:bCs/>
              </w:rPr>
              <w:tab/>
            </w:r>
          </w:del>
          <w:del w:id="1310" w:author="Windows 用户" w:date="2020-05-22T23:28:00Z">
            <w:bookmarkStart w:id="111" w:name="_Toc18751_WPSOffice_Level1Page"/>
            <w:r>
              <w:rPr>
                <w:b/>
                <w:bCs/>
              </w:rPr>
              <w:delText>31</w:delText>
            </w:r>
            <w:bookmarkEnd w:id="111"/>
          </w:del>
          <w:del w:id="1311" w:author="Windows 用户" w:date="2020-05-22T23:28:00Z">
            <w:r>
              <w:rPr>
                <w:b/>
                <w:bCs/>
              </w:rPr>
              <w:fldChar w:fldCharType="end"/>
            </w:r>
          </w:del>
        </w:p>
        <w:p>
          <w:pPr>
            <w:rPr>
              <w:del w:id="1313" w:author="Windows 用户" w:date="2020-05-22T23:28:00Z"/>
            </w:rPr>
            <w:pPrChange w:id="1312" w:author="Windows 用户" w:date="2020-05-22T23:28:00Z">
              <w:pPr>
                <w:pStyle w:val="33"/>
                <w:tabs>
                  <w:tab w:val="right" w:leader="dot" w:pos="8306"/>
                </w:tabs>
              </w:pPr>
            </w:pPrChange>
          </w:pPr>
          <w:del w:id="1314" w:author="Windows 用户" w:date="2020-05-22T23:28:00Z">
            <w:r>
              <w:rPr/>
              <w:fldChar w:fldCharType="begin"/>
            </w:r>
          </w:del>
          <w:del w:id="1315" w:author="Windows 用户" w:date="2020-05-22T23:28:00Z">
            <w:r>
              <w:rPr/>
              <w:delInstrText xml:space="preserve"> HYPERLINK \l "_Toc2976_WPSOffice_Level1" </w:delInstrText>
            </w:r>
          </w:del>
          <w:del w:id="1316" w:author="Windows 用户" w:date="2020-05-22T23:28:00Z">
            <w:r>
              <w:rPr/>
              <w:fldChar w:fldCharType="separate"/>
            </w:r>
          </w:del>
          <w:customXmlDelRangeStart w:id="1318" w:author="Windows 用户" w:date="2020-05-22T23:28:00Z"/>
          <w:sdt>
            <w:sdtPr>
              <w:rPr>
                <w:b/>
                <w:bCs/>
                <w:sz w:val="21"/>
              </w:rPr>
              <w:id w:val="1320235927"/>
              <w:placeholder>
                <w:docPart w:val="62F24435C24746AD858D9B38DDF9062B"/>
              </w:placeholder>
              <w15:color w:val="509DF3"/>
            </w:sdtPr>
            <w:sdtEndPr>
              <w:rPr>
                <w:b/>
                <w:bCs/>
                <w:sz w:val="21"/>
              </w:rPr>
            </w:sdtEndPr>
            <w:sdtContent>
              <w:customXmlDelRangeEnd w:id="1318"/>
              <w:del w:id="1320" w:author="Windows 用户" w:date="2020-05-22T23:28:00Z">
                <w:r>
                  <w:rPr>
                    <w:rFonts w:ascii="黑体" w:hAnsi="黑体" w:eastAsia="黑体"/>
                    <w:b/>
                    <w:bCs/>
                  </w:rPr>
                  <w:delText>结论</w:delText>
                </w:r>
              </w:del>
              <w:customXmlDelRangeStart w:id="1322" w:author="Windows 用户" w:date="2020-05-22T23:28:00Z"/>
            </w:sdtContent>
          </w:sdt>
          <w:customXmlDelRangeEnd w:id="1322"/>
          <w:del w:id="1323" w:author="Windows 用户" w:date="2020-05-22T23:28:00Z">
            <w:r>
              <w:rPr>
                <w:b/>
                <w:bCs/>
              </w:rPr>
              <w:tab/>
            </w:r>
          </w:del>
          <w:del w:id="1324" w:author="Windows 用户" w:date="2020-05-22T23:28:00Z">
            <w:bookmarkStart w:id="112" w:name="_Toc2976_WPSOffice_Level1Page"/>
            <w:r>
              <w:rPr>
                <w:b/>
                <w:bCs/>
              </w:rPr>
              <w:delText>33</w:delText>
            </w:r>
            <w:bookmarkEnd w:id="112"/>
          </w:del>
          <w:del w:id="1325" w:author="Windows 用户" w:date="2020-05-22T23:28:00Z">
            <w:r>
              <w:rPr>
                <w:b/>
                <w:bCs/>
              </w:rPr>
              <w:fldChar w:fldCharType="end"/>
            </w:r>
          </w:del>
        </w:p>
        <w:p>
          <w:pPr>
            <w:rPr>
              <w:del w:id="1327" w:author="Windows 用户" w:date="2020-05-22T23:28:00Z"/>
            </w:rPr>
            <w:pPrChange w:id="1326" w:author="Windows 用户" w:date="2020-05-22T23:28:00Z">
              <w:pPr>
                <w:pStyle w:val="33"/>
                <w:tabs>
                  <w:tab w:val="right" w:leader="dot" w:pos="8306"/>
                </w:tabs>
              </w:pPr>
            </w:pPrChange>
          </w:pPr>
          <w:del w:id="1328" w:author="Windows 用户" w:date="2020-05-22T23:28:00Z">
            <w:r>
              <w:rPr/>
              <w:fldChar w:fldCharType="begin"/>
            </w:r>
          </w:del>
          <w:del w:id="1329" w:author="Windows 用户" w:date="2020-05-22T23:28:00Z">
            <w:r>
              <w:rPr/>
              <w:delInstrText xml:space="preserve"> HYPERLINK \l "_Toc6389_WPSOffice_Level1" </w:delInstrText>
            </w:r>
          </w:del>
          <w:del w:id="1330" w:author="Windows 用户" w:date="2020-05-22T23:28:00Z">
            <w:r>
              <w:rPr/>
              <w:fldChar w:fldCharType="separate"/>
            </w:r>
          </w:del>
          <w:customXmlDelRangeStart w:id="1332" w:author="Windows 用户" w:date="2020-05-22T23:28:00Z"/>
          <w:sdt>
            <w:sdtPr>
              <w:rPr>
                <w:b/>
                <w:bCs/>
                <w:sz w:val="21"/>
              </w:rPr>
              <w:id w:val="1747144325"/>
              <w:placeholder>
                <w:docPart w:val="CF65853AA2244B8ABFE597E4F61F5498"/>
              </w:placeholder>
              <w15:color w:val="509DF3"/>
            </w:sdtPr>
            <w:sdtEndPr>
              <w:rPr>
                <w:b/>
                <w:bCs/>
                <w:sz w:val="21"/>
              </w:rPr>
            </w:sdtEndPr>
            <w:sdtContent>
              <w:customXmlDelRangeEnd w:id="1332"/>
              <w:del w:id="1334" w:author="Windows 用户" w:date="2020-05-22T23:28:00Z">
                <w:r>
                  <w:rPr>
                    <w:rFonts w:hint="eastAsia" w:ascii="黑体" w:hAnsi="黑体" w:eastAsia="黑体"/>
                    <w:b/>
                    <w:bCs/>
                  </w:rPr>
                  <w:delText>参考文献</w:delText>
                </w:r>
              </w:del>
              <w:customXmlDelRangeStart w:id="1336" w:author="Windows 用户" w:date="2020-05-22T23:28:00Z"/>
            </w:sdtContent>
          </w:sdt>
          <w:customXmlDelRangeEnd w:id="1336"/>
          <w:del w:id="1337" w:author="Windows 用户" w:date="2020-05-22T23:28:00Z">
            <w:r>
              <w:rPr>
                <w:b/>
                <w:bCs/>
              </w:rPr>
              <w:tab/>
            </w:r>
          </w:del>
          <w:del w:id="1338" w:author="Windows 用户" w:date="2020-05-22T23:28:00Z">
            <w:bookmarkStart w:id="113" w:name="_Toc6389_WPSOffice_Level1Page"/>
            <w:r>
              <w:rPr>
                <w:b/>
                <w:bCs/>
              </w:rPr>
              <w:delText>33</w:delText>
            </w:r>
            <w:bookmarkEnd w:id="113"/>
          </w:del>
          <w:del w:id="1339" w:author="Windows 用户" w:date="2020-05-22T23:28:00Z">
            <w:r>
              <w:rPr>
                <w:b/>
                <w:bCs/>
              </w:rPr>
              <w:fldChar w:fldCharType="end"/>
            </w:r>
          </w:del>
        </w:p>
        <w:p>
          <w:pPr>
            <w:rPr>
              <w:del w:id="1341" w:author="Windows 用户" w:date="2020-05-22T23:28:00Z"/>
            </w:rPr>
            <w:pPrChange w:id="1340" w:author="Windows 用户" w:date="2020-05-22T23:28:00Z">
              <w:pPr>
                <w:pStyle w:val="33"/>
                <w:tabs>
                  <w:tab w:val="right" w:leader="dot" w:pos="8306"/>
                </w:tabs>
              </w:pPr>
            </w:pPrChange>
          </w:pPr>
          <w:del w:id="1342" w:author="Windows 用户" w:date="2020-05-22T23:28:00Z">
            <w:r>
              <w:rPr/>
              <w:fldChar w:fldCharType="begin"/>
            </w:r>
          </w:del>
          <w:del w:id="1343" w:author="Windows 用户" w:date="2020-05-22T23:28:00Z">
            <w:r>
              <w:rPr/>
              <w:delInstrText xml:space="preserve"> HYPERLINK \l "_Toc4670_WPSOffice_Level1" </w:delInstrText>
            </w:r>
          </w:del>
          <w:del w:id="1344" w:author="Windows 用户" w:date="2020-05-22T23:28:00Z">
            <w:r>
              <w:rPr/>
              <w:fldChar w:fldCharType="separate"/>
            </w:r>
          </w:del>
          <w:customXmlDelRangeStart w:id="1346" w:author="Windows 用户" w:date="2020-05-22T23:28:00Z"/>
          <w:sdt>
            <w:sdtPr>
              <w:rPr>
                <w:b/>
                <w:bCs/>
                <w:sz w:val="21"/>
              </w:rPr>
              <w:id w:val="-1928724706"/>
              <w:placeholder>
                <w:docPart w:val="B616036F7BED44BBB88A47387F5A5362"/>
              </w:placeholder>
              <w15:color w:val="509DF3"/>
            </w:sdtPr>
            <w:sdtEndPr>
              <w:rPr>
                <w:b/>
                <w:bCs/>
                <w:sz w:val="21"/>
              </w:rPr>
            </w:sdtEndPr>
            <w:sdtContent>
              <w:customXmlDelRangeEnd w:id="1346"/>
              <w:del w:id="1348" w:author="Windows 用户" w:date="2020-05-22T23:28:00Z">
                <w:r>
                  <w:rPr>
                    <w:rFonts w:hint="eastAsia" w:ascii="黑体" w:hAnsi="黑体" w:eastAsia="黑体"/>
                    <w:b/>
                    <w:bCs/>
                  </w:rPr>
                  <w:delText>致谢</w:delText>
                </w:r>
              </w:del>
              <w:customXmlDelRangeStart w:id="1350" w:author="Windows 用户" w:date="2020-05-22T23:28:00Z"/>
            </w:sdtContent>
          </w:sdt>
          <w:customXmlDelRangeEnd w:id="1350"/>
          <w:del w:id="1351" w:author="Windows 用户" w:date="2020-05-22T23:28:00Z">
            <w:r>
              <w:rPr>
                <w:b/>
                <w:bCs/>
              </w:rPr>
              <w:tab/>
            </w:r>
          </w:del>
          <w:del w:id="1352" w:author="Windows 用户" w:date="2020-05-22T23:28:00Z">
            <w:bookmarkStart w:id="114" w:name="_Toc4670_WPSOffice_Level1Page"/>
            <w:r>
              <w:rPr>
                <w:b/>
                <w:bCs/>
              </w:rPr>
              <w:delText>35</w:delText>
            </w:r>
            <w:bookmarkEnd w:id="114"/>
          </w:del>
          <w:del w:id="1353" w:author="Windows 用户" w:date="2020-05-22T23:28:00Z">
            <w:r>
              <w:rPr>
                <w:b/>
                <w:bCs/>
              </w:rPr>
              <w:fldChar w:fldCharType="end"/>
            </w:r>
          </w:del>
        </w:p>
        <w:customXmlDelRangeStart w:id="1355" w:author="Windows 用户" w:date="2020-05-22T23:28:00Z"/>
      </w:sdtContent>
    </w:sdt>
    <w:customXmlDelRangeEnd w:id="1355"/>
    <w:bookmarkEnd w:id="34"/>
    <w:p>
      <w:pPr>
        <w:rPr>
          <w:del w:id="1356" w:author="Windows 用户" w:date="2020-05-22T23:28:00Z"/>
        </w:rPr>
      </w:pPr>
      <w:del w:id="1357" w:author="Windows 用户" w:date="2020-05-22T23:28:00Z">
        <w:r>
          <w:rPr/>
          <w:br w:type="page"/>
        </w:r>
      </w:del>
    </w:p>
    <w:p>
      <w:pPr>
        <w:pStyle w:val="2"/>
        <w:spacing w:before="249" w:after="156"/>
        <w:jc w:val="center"/>
        <w:rPr>
          <w:ins w:id="1358" w:author="dell" w:date="2020-05-27T13:31:39Z"/>
          <w:rFonts w:hint="default" w:eastAsia="黑体"/>
          <w:lang w:val="en-US" w:eastAsia="zh-CN"/>
        </w:rPr>
      </w:pPr>
      <w:bookmarkStart w:id="115" w:name="_Toc21857_WPSOffice_Level1"/>
      <w:bookmarkStart w:id="116" w:name="_Toc13508"/>
      <w:bookmarkStart w:id="117" w:name="_Toc7852"/>
      <w:bookmarkStart w:id="118" w:name="_Toc10730"/>
      <w:bookmarkStart w:id="119" w:name="_Toc3706"/>
      <w:bookmarkStart w:id="120" w:name="_Toc1912"/>
      <w:bookmarkStart w:id="121" w:name="_Toc18371"/>
      <w:bookmarkStart w:id="122" w:name="_Toc29278"/>
      <w:bookmarkStart w:id="123" w:name="_Toc30457"/>
      <w:bookmarkStart w:id="124" w:name="_Toc12485"/>
      <w:bookmarkStart w:id="125" w:name="_Toc29694"/>
      <w:bookmarkStart w:id="126" w:name="_Toc27480"/>
      <w:bookmarkStart w:id="127" w:name="_Toc19731"/>
      <w:bookmarkStart w:id="128" w:name="_Toc28387"/>
      <w:r>
        <w:rPr>
          <w:rFonts w:hint="eastAsia"/>
        </w:rPr>
        <w:t xml:space="preserve">1 </w:t>
      </w:r>
      <w:bookmarkEnd w:id="115"/>
      <w:bookmarkEnd w:id="116"/>
      <w:bookmarkEnd w:id="117"/>
      <w:bookmarkEnd w:id="118"/>
      <w:bookmarkEnd w:id="119"/>
      <w:bookmarkEnd w:id="120"/>
      <w:bookmarkEnd w:id="121"/>
      <w:bookmarkEnd w:id="122"/>
      <w:bookmarkEnd w:id="123"/>
      <w:bookmarkEnd w:id="124"/>
      <w:bookmarkEnd w:id="125"/>
      <w:bookmarkEnd w:id="126"/>
      <w:bookmarkEnd w:id="127"/>
      <w:r>
        <w:rPr>
          <w:rFonts w:hint="eastAsia"/>
          <w:lang w:val="en-US" w:eastAsia="zh-CN"/>
        </w:rPr>
        <w:t>引言</w:t>
      </w:r>
      <w:bookmarkEnd w:id="128"/>
    </w:p>
    <w:p>
      <w:pPr>
        <w:spacing w:line="460" w:lineRule="exact"/>
        <w:ind w:firstLine="420"/>
        <w:rPr>
          <w:rFonts w:hint="default" w:asciiTheme="minorEastAsia" w:hAnsiTheme="minorEastAsia" w:cstheme="minorEastAsia"/>
          <w:lang w:val="en-US" w:eastAsia="zh-CN"/>
        </w:rPr>
      </w:pPr>
      <w:r>
        <w:rPr>
          <w:rFonts w:hint="default" w:ascii="Times New Roman" w:hAnsi="Times New Roman" w:cs="Times New Roman"/>
          <w:sz w:val="24"/>
          <w:szCs w:val="24"/>
          <w:lang w:val="en-US" w:eastAsia="zh-CN"/>
        </w:rPr>
        <w:t>长短期记忆循环神经网络（</w:t>
      </w:r>
      <w:r>
        <w:rPr>
          <w:rFonts w:hint="eastAsia" w:cs="Times New Roman"/>
          <w:sz w:val="24"/>
          <w:szCs w:val="24"/>
          <w:lang w:val="en-US" w:eastAsia="zh-CN"/>
        </w:rPr>
        <w:t>LSTM</w:t>
      </w:r>
      <w:r>
        <w:rPr>
          <w:rFonts w:hint="default" w:ascii="Times New Roman" w:hAnsi="Times New Roman" w:cs="Times New Roman"/>
          <w:sz w:val="24"/>
          <w:szCs w:val="24"/>
          <w:lang w:val="en-US" w:eastAsia="zh-CN"/>
        </w:rPr>
        <w:t>-</w:t>
      </w:r>
      <w:r>
        <w:rPr>
          <w:rFonts w:hint="eastAsia" w:cs="Times New Roman"/>
          <w:sz w:val="24"/>
          <w:szCs w:val="24"/>
          <w:lang w:val="en-US" w:eastAsia="zh-CN"/>
        </w:rPr>
        <w:t>RNN</w:t>
      </w:r>
      <w:r>
        <w:rPr>
          <w:rFonts w:hint="default" w:ascii="Times New Roman" w:hAnsi="Times New Roman" w:cs="Times New Roman"/>
          <w:sz w:val="24"/>
          <w:szCs w:val="24"/>
          <w:lang w:val="en-US" w:eastAsia="zh-CN"/>
        </w:rPr>
        <w:t>s）被广泛应用在语言识别，机器翻译等自然语言处理领域中，但是</w:t>
      </w:r>
      <w:r>
        <w:rPr>
          <w:rFonts w:hint="eastAsia" w:cs="Times New Roman"/>
          <w:sz w:val="24"/>
          <w:szCs w:val="24"/>
          <w:lang w:val="en-US" w:eastAsia="zh-CN"/>
        </w:rPr>
        <w:t>CPU</w:t>
      </w:r>
      <w:r>
        <w:rPr>
          <w:rFonts w:hint="default" w:ascii="Times New Roman" w:hAnsi="Times New Roman" w:cs="Times New Roman"/>
          <w:sz w:val="24"/>
          <w:szCs w:val="24"/>
          <w:lang w:val="en-US" w:eastAsia="zh-CN"/>
        </w:rPr>
        <w:t>和GPU平台的</w:t>
      </w:r>
      <w:r>
        <w:rPr>
          <w:rFonts w:hint="eastAsia" w:cs="Times New Roman"/>
          <w:sz w:val="24"/>
          <w:szCs w:val="24"/>
          <w:lang w:val="en-US" w:eastAsia="zh-CN"/>
        </w:rPr>
        <w:t>RNN</w:t>
      </w:r>
      <w:r>
        <w:rPr>
          <w:rFonts w:hint="default" w:ascii="Times New Roman" w:hAnsi="Times New Roman" w:cs="Times New Roman"/>
          <w:sz w:val="24"/>
          <w:szCs w:val="24"/>
          <w:lang w:val="en-US" w:eastAsia="zh-CN"/>
        </w:rPr>
        <w:t>应用由于架构的局限性，无法实现高效的计算。基于</w:t>
      </w:r>
      <w:r>
        <w:rPr>
          <w:rFonts w:hint="eastAsia" w:cs="Times New Roman"/>
          <w:sz w:val="24"/>
          <w:szCs w:val="24"/>
          <w:lang w:val="en-US" w:eastAsia="zh-CN"/>
        </w:rPr>
        <w:t>FPGA</w:t>
      </w:r>
      <w:r>
        <w:rPr>
          <w:rFonts w:hint="default" w:ascii="Times New Roman" w:hAnsi="Times New Roman" w:cs="Times New Roman"/>
          <w:sz w:val="24"/>
          <w:szCs w:val="24"/>
          <w:lang w:val="en-US" w:eastAsia="zh-CN"/>
        </w:rPr>
        <w:t>的循环神经网络加速器凭借其高能效，高性能以及相比于ASIC巨大的灵活性成为最适合实现这些</w:t>
      </w:r>
      <w:r>
        <w:rPr>
          <w:rFonts w:hint="eastAsia" w:cs="Times New Roman"/>
          <w:sz w:val="24"/>
          <w:szCs w:val="24"/>
          <w:lang w:val="en-US" w:eastAsia="zh-CN"/>
        </w:rPr>
        <w:t>RNN</w:t>
      </w:r>
      <w:r>
        <w:rPr>
          <w:rFonts w:hint="default" w:ascii="Times New Roman" w:hAnsi="Times New Roman" w:cs="Times New Roman"/>
          <w:sz w:val="24"/>
          <w:szCs w:val="24"/>
          <w:lang w:val="en-US" w:eastAsia="zh-CN"/>
        </w:rPr>
        <w:t>应用的平台。</w:t>
      </w:r>
    </w:p>
    <w:p>
      <w:pPr>
        <w:pStyle w:val="3"/>
        <w:spacing w:before="156" w:after="156"/>
        <w:rPr>
          <w:rFonts w:hint="default" w:eastAsia="黑体"/>
          <w:lang w:val="en-US" w:eastAsia="zh-CN"/>
        </w:rPr>
      </w:pPr>
      <w:bookmarkStart w:id="129" w:name="_Toc23455"/>
      <w:bookmarkStart w:id="130" w:name="_Toc9772"/>
      <w:bookmarkStart w:id="131" w:name="_Toc28552"/>
      <w:bookmarkStart w:id="132" w:name="_Toc24061_WPSOffice_Level1"/>
      <w:bookmarkStart w:id="133" w:name="_Toc12400"/>
      <w:bookmarkStart w:id="134" w:name="_Toc9698"/>
      <w:bookmarkStart w:id="135" w:name="_Toc21857"/>
      <w:bookmarkStart w:id="136" w:name="_Toc9555"/>
      <w:bookmarkStart w:id="137" w:name="_Toc28477"/>
      <w:bookmarkStart w:id="138" w:name="_Toc20755"/>
      <w:bookmarkStart w:id="139" w:name="_Toc14296"/>
      <w:bookmarkStart w:id="140" w:name="_Toc21432"/>
      <w:bookmarkStart w:id="141" w:name="_Toc30329"/>
      <w:bookmarkStart w:id="142" w:name="_Toc12479"/>
      <w:r>
        <w:rPr>
          <w:rFonts w:hint="eastAsia"/>
        </w:rPr>
        <w:t>1.</w:t>
      </w:r>
      <w:r>
        <w:rPr>
          <w:rFonts w:hint="eastAsia"/>
          <w:lang w:val="en-US" w:eastAsia="zh-CN"/>
        </w:rPr>
        <w:t>1</w:t>
      </w:r>
      <w:r>
        <w:rPr>
          <w:rFonts w:hint="eastAsia"/>
        </w:rPr>
        <w:t xml:space="preserve"> </w:t>
      </w:r>
      <w:bookmarkEnd w:id="129"/>
      <w:bookmarkEnd w:id="130"/>
      <w:bookmarkEnd w:id="131"/>
      <w:bookmarkEnd w:id="132"/>
      <w:bookmarkEnd w:id="133"/>
      <w:bookmarkEnd w:id="134"/>
      <w:bookmarkEnd w:id="135"/>
      <w:bookmarkEnd w:id="136"/>
      <w:bookmarkEnd w:id="137"/>
      <w:bookmarkEnd w:id="138"/>
      <w:bookmarkEnd w:id="139"/>
      <w:bookmarkEnd w:id="140"/>
      <w:bookmarkEnd w:id="141"/>
      <w:r>
        <w:rPr>
          <w:rFonts w:hint="eastAsia"/>
          <w:lang w:val="en-US" w:eastAsia="zh-CN"/>
        </w:rPr>
        <w:t>研究背景和意义</w:t>
      </w:r>
      <w:bookmarkEnd w:id="142"/>
    </w:p>
    <w:p>
      <w:pPr>
        <w:spacing w:line="460" w:lineRule="exact"/>
        <w:ind w:firstLine="42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循环神经网络（</w:t>
      </w:r>
      <w:r>
        <w:rPr>
          <w:rFonts w:hint="eastAsia" w:cs="Times New Roman"/>
          <w:sz w:val="24"/>
          <w:szCs w:val="24"/>
          <w:lang w:val="en-US" w:eastAsia="zh-CN"/>
        </w:rPr>
        <w:t>RNN</w:t>
      </w:r>
      <w:r>
        <w:rPr>
          <w:rFonts w:hint="default" w:ascii="Times New Roman" w:hAnsi="Times New Roman" w:cs="Times New Roman"/>
          <w:sz w:val="24"/>
          <w:szCs w:val="24"/>
          <w:lang w:val="en-US" w:eastAsia="zh-CN"/>
        </w:rPr>
        <w:t>）尤其是长短期记忆网络（</w:t>
      </w:r>
      <w:r>
        <w:rPr>
          <w:rFonts w:hint="eastAsia" w:cs="Times New Roman"/>
          <w:sz w:val="24"/>
          <w:szCs w:val="24"/>
          <w:lang w:val="en-US" w:eastAsia="zh-CN"/>
        </w:rPr>
        <w:t>LSTM</w:t>
      </w:r>
      <w:r>
        <w:rPr>
          <w:rFonts w:hint="default" w:ascii="Times New Roman" w:hAnsi="Times New Roman" w:cs="Times New Roman"/>
          <w:sz w:val="24"/>
          <w:szCs w:val="24"/>
          <w:lang w:val="en-US" w:eastAsia="zh-CN"/>
        </w:rPr>
        <w:t>）在许多应用上取得了相当显著的效果，例如机器翻译语言模型，语音识别以及图像理解等其他应用。然而，卓越的效果是以复杂的计算，巨大的存储空间和位宽为代价的，这就导致这些应用的具体部署变得更加具有挑战性，尤其是在资源受限的平台上例如便携设备等。而且，大部分应用有着很严格的实时性要求例如移动机器人，实时翻译机器以及自动驾驶汽车等。</w:t>
      </w:r>
    </w:p>
    <w:p>
      <w:pPr>
        <w:spacing w:line="460" w:lineRule="exact"/>
        <w:ind w:firstLine="42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相较于一般的前馈神经网络，</w:t>
      </w:r>
      <w:r>
        <w:rPr>
          <w:rFonts w:hint="eastAsia" w:cs="Times New Roman"/>
          <w:sz w:val="24"/>
          <w:szCs w:val="24"/>
          <w:lang w:val="en-US" w:eastAsia="zh-CN"/>
        </w:rPr>
        <w:t>LSTM</w:t>
      </w:r>
      <w:r>
        <w:rPr>
          <w:rFonts w:hint="default" w:ascii="Times New Roman" w:hAnsi="Times New Roman" w:cs="Times New Roman"/>
          <w:sz w:val="24"/>
          <w:szCs w:val="24"/>
          <w:lang w:val="en-US" w:eastAsia="zh-CN"/>
        </w:rPr>
        <w:t>神经网络更加有挑战性因为需要保存上一程的状态输入到下一个步骤中。这会对架构的设计产生一系列的影响，首先，需要对重复连接以及“前馈”输入激活进行额外的处理。此外，即使所需的状态内存不是特别大，状态保持会创建与前面步骤的数据依赖关系，这将强制地将不同模块的处理步骤序列化</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"page9" \h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"page3" \h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"page9" \h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 xml:space="preserve">并限制了可在可定制体系结构中利用的并行度，这使得多核通用计算平台效率低下。目前已经提出了许多技术来缓解上述的计算和存储挑战。 其中最常见的是剪枝和量化或其组合。所有这些都是基于神经网络中典型的固有冗余，这意味着参数的数量和运算的精度可以显著降低，而不影响精度。 </w:t>
      </w:r>
    </w:p>
    <w:p>
      <w:pPr>
        <w:spacing w:line="460" w:lineRule="exact"/>
        <w:ind w:firstLine="420"/>
        <w:rPr>
          <w:rFonts w:hint="default" w:ascii="Times New Roman" w:hAnsi="Times New Roman" w:cs="Times New Roman"/>
          <w:sz w:val="24"/>
          <w:szCs w:val="24"/>
          <w:lang w:val="fr-FR" w:eastAsia="zh-CN"/>
        </w:rPr>
      </w:pPr>
      <w:r>
        <w:rPr>
          <w:rFonts w:hint="default" w:ascii="Times New Roman" w:hAnsi="Times New Roman" w:cs="Times New Roman"/>
          <w:sz w:val="24"/>
          <w:szCs w:val="24"/>
          <w:lang w:val="en-US" w:eastAsia="zh-CN"/>
        </w:rPr>
        <w:t>在</w:t>
      </w:r>
      <w:r>
        <w:rPr>
          <w:rFonts w:hint="eastAsia" w:cs="Times New Roman"/>
          <w:sz w:val="24"/>
          <w:szCs w:val="24"/>
          <w:lang w:val="en-US" w:eastAsia="zh-CN"/>
        </w:rPr>
        <w:t>本次大作业</w:t>
      </w:r>
      <w:r>
        <w:rPr>
          <w:rFonts w:hint="default" w:ascii="Times New Roman" w:hAnsi="Times New Roman" w:cs="Times New Roman"/>
          <w:sz w:val="24"/>
          <w:szCs w:val="24"/>
          <w:lang w:val="en-US" w:eastAsia="zh-CN"/>
        </w:rPr>
        <w:t>中，我们通过降低数据类型的精度来降低计算成本和存储需求，利用现场可编程门阵列（</w:t>
      </w:r>
      <w:r>
        <w:rPr>
          <w:rFonts w:hint="eastAsia" w:cs="Times New Roman"/>
          <w:sz w:val="24"/>
          <w:szCs w:val="24"/>
          <w:lang w:val="en-US" w:eastAsia="zh-CN"/>
        </w:rPr>
        <w:t>FPGA</w:t>
      </w:r>
      <w:r>
        <w:rPr>
          <w:rFonts w:hint="default" w:ascii="Times New Roman" w:hAnsi="Times New Roman" w:cs="Times New Roman"/>
          <w:sz w:val="24"/>
          <w:szCs w:val="24"/>
          <w:lang w:val="en-US" w:eastAsia="zh-CN"/>
        </w:rPr>
        <w:t>s），因为它们是唯一允许以可编程方式在数据类型精度水平上定制流水线计算数据路径和存储器子系统的计算平台。 因此，它们可以最大限度地利用所提出的优化技术。</w:t>
      </w:r>
    </w:p>
    <w:p>
      <w:pPr>
        <w:pStyle w:val="3"/>
        <w:spacing w:before="156" w:after="156"/>
        <w:rPr>
          <w:rFonts w:hint="default" w:eastAsia="黑体"/>
          <w:lang w:val="en-US" w:eastAsia="zh-CN"/>
        </w:rPr>
      </w:pPr>
      <w:bookmarkStart w:id="143" w:name="_Toc26751"/>
      <w:r>
        <w:rPr>
          <w:rFonts w:hint="eastAsia"/>
        </w:rPr>
        <w:t>1.</w:t>
      </w:r>
      <w:r>
        <w:rPr>
          <w:rFonts w:hint="eastAsia"/>
          <w:lang w:val="en-US" w:eastAsia="zh-CN"/>
        </w:rPr>
        <w:t>2</w:t>
      </w:r>
      <w:r>
        <w:rPr>
          <w:rFonts w:hint="eastAsia"/>
        </w:rPr>
        <w:t xml:space="preserve"> </w:t>
      </w:r>
      <w:r>
        <w:rPr>
          <w:rFonts w:hint="eastAsia"/>
          <w:lang w:val="en-US" w:eastAsia="zh-CN"/>
        </w:rPr>
        <w:t>本次大作业主要工作</w:t>
      </w:r>
      <w:bookmarkEnd w:id="143"/>
    </w:p>
    <w:p>
      <w:pPr>
        <w:spacing w:line="460" w:lineRule="exact"/>
        <w:ind w:firstLine="42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为了提高加速器的性能，通常会对模型进行一定程度的压缩，</w:t>
      </w:r>
      <w:r>
        <w:rPr>
          <w:rFonts w:hint="eastAsia" w:cs="Times New Roman"/>
          <w:sz w:val="24"/>
          <w:szCs w:val="24"/>
          <w:lang w:val="en-US" w:eastAsia="zh-CN"/>
        </w:rPr>
        <w:t>本次大作业</w:t>
      </w:r>
      <w:r>
        <w:rPr>
          <w:rFonts w:hint="default" w:ascii="Times New Roman" w:hAnsi="Times New Roman" w:cs="Times New Roman"/>
          <w:sz w:val="24"/>
          <w:szCs w:val="24"/>
          <w:lang w:val="en-US" w:eastAsia="zh-CN"/>
        </w:rPr>
        <w:t>采用的量化</w:t>
      </w:r>
      <w:r>
        <w:rPr>
          <w:rFonts w:hint="eastAsia" w:ascii="Times New Roman" w:hAnsi="Times New Roman" w:cs="Times New Roman"/>
          <w:sz w:val="24"/>
          <w:szCs w:val="24"/>
          <w:lang w:val="en-US" w:eastAsia="zh-CN"/>
        </w:rPr>
        <w:t>的方法</w:t>
      </w:r>
      <w:r>
        <w:rPr>
          <w:rFonts w:hint="default" w:ascii="Times New Roman" w:hAnsi="Times New Roman" w:cs="Times New Roman"/>
          <w:sz w:val="24"/>
          <w:szCs w:val="24"/>
          <w:lang w:val="en-US" w:eastAsia="zh-CN"/>
        </w:rPr>
        <w:t>，然而由于神经网络的固有性质，量化后的模型依然很大。针对这一问题，</w:t>
      </w:r>
      <w:r>
        <w:rPr>
          <w:rFonts w:hint="eastAsia" w:cs="Times New Roman"/>
          <w:sz w:val="24"/>
          <w:szCs w:val="24"/>
          <w:lang w:val="en-US" w:eastAsia="zh-CN"/>
        </w:rPr>
        <w:t>本次大作业</w:t>
      </w:r>
      <w:r>
        <w:rPr>
          <w:rFonts w:hint="default" w:ascii="Times New Roman" w:hAnsi="Times New Roman" w:cs="Times New Roman"/>
          <w:sz w:val="24"/>
          <w:szCs w:val="24"/>
          <w:lang w:val="en-US" w:eastAsia="zh-CN"/>
        </w:rPr>
        <w:t>主要研究了</w:t>
      </w:r>
      <w:r>
        <w:rPr>
          <w:rFonts w:hint="eastAsia" w:ascii="Times New Roman" w:hAnsi="Times New Roman" w:cs="Times New Roman"/>
          <w:sz w:val="24"/>
          <w:szCs w:val="24"/>
          <w:lang w:val="en-US" w:eastAsia="zh-CN"/>
        </w:rPr>
        <w:t>从硬件实现的角度，</w:t>
      </w:r>
      <w:r>
        <w:rPr>
          <w:rFonts w:hint="default" w:ascii="Times New Roman" w:hAnsi="Times New Roman" w:cs="Times New Roman"/>
          <w:sz w:val="24"/>
          <w:szCs w:val="24"/>
          <w:lang w:val="en-US" w:eastAsia="zh-CN"/>
        </w:rPr>
        <w:t>如何用</w:t>
      </w:r>
      <w:r>
        <w:rPr>
          <w:rFonts w:hint="eastAsia" w:cs="Times New Roman"/>
          <w:sz w:val="24"/>
          <w:szCs w:val="24"/>
          <w:lang w:val="en-US" w:eastAsia="zh-CN"/>
        </w:rPr>
        <w:t>Normalization</w:t>
      </w:r>
      <w:r>
        <w:rPr>
          <w:rFonts w:hint="default" w:ascii="Times New Roman" w:hAnsi="Times New Roman" w:cs="Times New Roman"/>
          <w:sz w:val="24"/>
          <w:szCs w:val="24"/>
          <w:lang w:val="en-US" w:eastAsia="zh-CN"/>
        </w:rPr>
        <w:t>处理量化的模型以获得更大程度的压缩。为验证这一思路的可行性，</w:t>
      </w:r>
      <w:r>
        <w:rPr>
          <w:rFonts w:hint="eastAsia" w:cs="Times New Roman"/>
          <w:sz w:val="24"/>
          <w:szCs w:val="24"/>
          <w:lang w:val="en-US" w:eastAsia="zh-CN"/>
        </w:rPr>
        <w:t>本次大作业</w:t>
      </w:r>
      <w:r>
        <w:rPr>
          <w:rFonts w:hint="default" w:ascii="Times New Roman" w:hAnsi="Times New Roman" w:cs="Times New Roman"/>
          <w:sz w:val="24"/>
          <w:szCs w:val="24"/>
          <w:lang w:val="en-US" w:eastAsia="zh-CN"/>
        </w:rPr>
        <w:t>通过</w:t>
      </w:r>
      <w:r>
        <w:rPr>
          <w:rFonts w:hint="eastAsia" w:cs="Times New Roman"/>
          <w:sz w:val="24"/>
          <w:szCs w:val="24"/>
          <w:lang w:val="en-US" w:eastAsia="zh-CN"/>
        </w:rPr>
        <w:t>Vivado</w:t>
      </w:r>
      <w:r>
        <w:rPr>
          <w:rFonts w:hint="default" w:ascii="Times New Roman" w:hAnsi="Times New Roman" w:cs="Times New Roman"/>
          <w:sz w:val="24"/>
          <w:szCs w:val="24"/>
          <w:lang w:val="en-US" w:eastAsia="zh-CN"/>
        </w:rPr>
        <w:t>的</w:t>
      </w:r>
      <w:r>
        <w:rPr>
          <w:rFonts w:hint="eastAsia" w:cs="Times New Roman"/>
          <w:sz w:val="24"/>
          <w:szCs w:val="24"/>
          <w:lang w:val="en-US" w:eastAsia="zh-CN"/>
        </w:rPr>
        <w:t>HLS</w:t>
      </w:r>
      <w:r>
        <w:rPr>
          <w:rFonts w:hint="default" w:ascii="Times New Roman" w:hAnsi="Times New Roman" w:cs="Times New Roman"/>
          <w:sz w:val="24"/>
          <w:szCs w:val="24"/>
          <w:lang w:val="en-US" w:eastAsia="zh-CN"/>
        </w:rPr>
        <w:t>高层次综合工具在zynq-7000平台上实现了一个基于</w:t>
      </w:r>
      <w:r>
        <w:rPr>
          <w:rFonts w:hint="eastAsia" w:cs="Times New Roman"/>
          <w:sz w:val="24"/>
          <w:szCs w:val="24"/>
          <w:lang w:val="en-US" w:eastAsia="zh-CN"/>
        </w:rPr>
        <w:t>LSTM</w:t>
      </w:r>
      <w:r>
        <w:rPr>
          <w:rFonts w:hint="default" w:ascii="Times New Roman" w:hAnsi="Times New Roman" w:cs="Times New Roman"/>
          <w:sz w:val="24"/>
          <w:szCs w:val="24"/>
          <w:lang w:val="en-US" w:eastAsia="zh-CN"/>
        </w:rPr>
        <w:t>的语言模型的加速器，针对</w:t>
      </w:r>
      <w:r>
        <w:rPr>
          <w:rFonts w:hint="eastAsia" w:cs="Times New Roman"/>
          <w:sz w:val="24"/>
          <w:szCs w:val="24"/>
          <w:lang w:val="en-US" w:eastAsia="zh-CN"/>
        </w:rPr>
        <w:t>LSTM</w:t>
      </w:r>
      <w:r>
        <w:rPr>
          <w:rFonts w:hint="default" w:ascii="Times New Roman" w:hAnsi="Times New Roman" w:cs="Times New Roman"/>
          <w:sz w:val="24"/>
          <w:szCs w:val="24"/>
          <w:lang w:val="en-US" w:eastAsia="zh-CN"/>
        </w:rPr>
        <w:t>神经网络的前向传播。</w:t>
      </w:r>
      <w:r>
        <w:rPr>
          <w:rFonts w:hint="eastAsia" w:cs="Times New Roman"/>
          <w:sz w:val="24"/>
          <w:szCs w:val="24"/>
          <w:lang w:val="en-US" w:eastAsia="zh-CN"/>
        </w:rPr>
        <w:t>本次大作业</w:t>
      </w:r>
      <w:r>
        <w:rPr>
          <w:rFonts w:hint="default" w:ascii="Times New Roman" w:hAnsi="Times New Roman" w:cs="Times New Roman"/>
          <w:sz w:val="24"/>
          <w:szCs w:val="24"/>
          <w:lang w:val="en-US" w:eastAsia="zh-CN"/>
        </w:rPr>
        <w:t>具体描述了加速器的可配置的并行计算结构，以及为了节省计算资源用混合精度的定点计算代替浮点计算。</w:t>
      </w:r>
      <w:r>
        <w:rPr>
          <w:rFonts w:hint="eastAsia" w:cs="Times New Roman"/>
          <w:sz w:val="24"/>
          <w:szCs w:val="24"/>
          <w:lang w:val="en-US" w:eastAsia="zh-CN"/>
        </w:rPr>
        <w:t>报告</w:t>
      </w:r>
      <w:r>
        <w:rPr>
          <w:rFonts w:hint="default" w:ascii="Times New Roman" w:hAnsi="Times New Roman" w:cs="Times New Roman"/>
          <w:sz w:val="24"/>
          <w:szCs w:val="24"/>
          <w:lang w:val="en-US" w:eastAsia="zh-CN"/>
        </w:rPr>
        <w:t>结合具体平台给出了各个模块的具体实现细节。</w:t>
      </w:r>
      <w:r>
        <w:rPr>
          <w:rFonts w:hint="eastAsia" w:cs="Times New Roman"/>
          <w:sz w:val="24"/>
          <w:szCs w:val="24"/>
          <w:lang w:val="en-US" w:eastAsia="zh-CN"/>
        </w:rPr>
        <w:t>报告</w:t>
      </w:r>
      <w:r>
        <w:rPr>
          <w:rFonts w:hint="default" w:ascii="Times New Roman" w:hAnsi="Times New Roman" w:cs="Times New Roman"/>
          <w:sz w:val="24"/>
          <w:szCs w:val="24"/>
          <w:lang w:val="en-US" w:eastAsia="zh-CN"/>
        </w:rPr>
        <w:t>最后利用ptb数据集训练了一个量化的语言模型，将模型部署在硬件实现上后，利用</w:t>
      </w:r>
      <w:r>
        <w:rPr>
          <w:rFonts w:hint="eastAsia" w:cs="Times New Roman"/>
          <w:sz w:val="24"/>
          <w:szCs w:val="24"/>
          <w:lang w:val="en-US" w:eastAsia="zh-CN"/>
        </w:rPr>
        <w:t>Vivado</w:t>
      </w:r>
      <w:r>
        <w:rPr>
          <w:rFonts w:hint="default" w:ascii="Times New Roman" w:hAnsi="Times New Roman" w:cs="Times New Roman"/>
          <w:sz w:val="24"/>
          <w:szCs w:val="24"/>
          <w:lang w:val="en-US" w:eastAsia="zh-CN"/>
        </w:rPr>
        <w:t>的综合和布局布线工具以及仿真工具验证设计结果的正确性，并对比两者之间的误差。发现对比</w:t>
      </w:r>
      <w:r>
        <w:rPr>
          <w:rFonts w:hint="eastAsia" w:cs="Times New Roman"/>
          <w:sz w:val="24"/>
          <w:szCs w:val="24"/>
          <w:lang w:val="en-US" w:eastAsia="zh-CN"/>
        </w:rPr>
        <w:t>CPU</w:t>
      </w:r>
      <w:r>
        <w:rPr>
          <w:rFonts w:hint="default" w:ascii="Times New Roman" w:hAnsi="Times New Roman" w:cs="Times New Roman"/>
          <w:sz w:val="24"/>
          <w:szCs w:val="24"/>
          <w:lang w:val="en-US" w:eastAsia="zh-CN"/>
        </w:rPr>
        <w:t>平台误差完全在可接受的范围内，证明了</w:t>
      </w:r>
      <w:r>
        <w:rPr>
          <w:rFonts w:hint="eastAsia" w:cs="Times New Roman"/>
          <w:sz w:val="24"/>
          <w:szCs w:val="24"/>
          <w:lang w:val="en-US" w:eastAsia="zh-CN"/>
        </w:rPr>
        <w:t>Normalization</w:t>
      </w:r>
      <w:r>
        <w:rPr>
          <w:rFonts w:hint="default" w:ascii="Times New Roman" w:hAnsi="Times New Roman" w:cs="Times New Roman"/>
          <w:sz w:val="24"/>
          <w:szCs w:val="24"/>
          <w:lang w:val="en-US" w:eastAsia="zh-CN"/>
        </w:rPr>
        <w:t>应用在硬件实现的可行性，而且功耗较低。</w:t>
      </w:r>
    </w:p>
    <w:p>
      <w:pPr>
        <w:pStyle w:val="3"/>
        <w:spacing w:before="156" w:after="156"/>
        <w:rPr>
          <w:rFonts w:hint="eastAsia"/>
          <w:lang w:val="en-US" w:eastAsia="zh-CN"/>
        </w:rPr>
      </w:pPr>
      <w:bookmarkStart w:id="144" w:name="_Toc9141"/>
      <w:r>
        <w:rPr>
          <w:rFonts w:hint="eastAsia"/>
        </w:rPr>
        <w:t>1.</w:t>
      </w:r>
      <w:r>
        <w:rPr>
          <w:rFonts w:hint="eastAsia"/>
          <w:lang w:val="en-US" w:eastAsia="zh-CN"/>
        </w:rPr>
        <w:t>3</w:t>
      </w:r>
      <w:r>
        <w:rPr>
          <w:rFonts w:hint="eastAsia"/>
        </w:rPr>
        <w:t xml:space="preserve"> </w:t>
      </w:r>
      <w:r>
        <w:rPr>
          <w:rFonts w:hint="eastAsia"/>
          <w:lang w:val="en-US" w:eastAsia="zh-CN"/>
        </w:rPr>
        <w:t>本次大作业结构</w:t>
      </w:r>
      <w:bookmarkEnd w:id="144"/>
    </w:p>
    <w:p>
      <w:pPr>
        <w:spacing w:line="460" w:lineRule="exact"/>
        <w:ind w:firstLine="420"/>
        <w:rPr>
          <w:rFonts w:hint="default" w:ascii="Times New Roman" w:hAnsi="Times New Roman" w:cs="Times New Roman"/>
          <w:sz w:val="24"/>
          <w:szCs w:val="24"/>
          <w:lang w:val="en-US" w:eastAsia="zh-CN"/>
        </w:rPr>
      </w:pPr>
      <w:r>
        <w:rPr>
          <w:rFonts w:hint="eastAsia" w:cs="Times New Roman"/>
          <w:sz w:val="24"/>
          <w:szCs w:val="24"/>
          <w:lang w:val="en-US" w:eastAsia="zh-CN"/>
        </w:rPr>
        <w:t>本次大作业</w:t>
      </w:r>
      <w:r>
        <w:rPr>
          <w:rFonts w:hint="eastAsia" w:ascii="Times New Roman" w:hAnsi="Times New Roman" w:cs="Times New Roman"/>
          <w:sz w:val="24"/>
          <w:szCs w:val="24"/>
          <w:lang w:val="en-US" w:eastAsia="zh-CN"/>
        </w:rPr>
        <w:t>在第二章中描述了用</w:t>
      </w:r>
      <w:r>
        <w:rPr>
          <w:rFonts w:hint="eastAsia" w:cs="Times New Roman"/>
          <w:sz w:val="24"/>
          <w:szCs w:val="24"/>
          <w:lang w:val="en-US" w:eastAsia="zh-CN"/>
        </w:rPr>
        <w:t>Normalization</w:t>
      </w:r>
      <w:r>
        <w:rPr>
          <w:rFonts w:hint="eastAsia" w:ascii="Times New Roman" w:hAnsi="Times New Roman" w:cs="Times New Roman"/>
          <w:sz w:val="24"/>
          <w:szCs w:val="24"/>
          <w:lang w:val="en-US" w:eastAsia="zh-CN"/>
        </w:rPr>
        <w:t>处理量化的模型得到更大程度的压缩。为验证这一思路的可行性，通过</w:t>
      </w:r>
      <w:r>
        <w:rPr>
          <w:rFonts w:hint="eastAsia" w:cs="Times New Roman"/>
          <w:sz w:val="24"/>
          <w:szCs w:val="24"/>
          <w:lang w:val="en-US" w:eastAsia="zh-CN"/>
        </w:rPr>
        <w:t>Vivado</w:t>
      </w:r>
      <w:r>
        <w:rPr>
          <w:rFonts w:hint="eastAsia" w:ascii="Times New Roman" w:hAnsi="Times New Roman" w:cs="Times New Roman"/>
          <w:sz w:val="24"/>
          <w:szCs w:val="24"/>
          <w:lang w:val="en-US" w:eastAsia="zh-CN"/>
        </w:rPr>
        <w:t>的</w:t>
      </w:r>
      <w:r>
        <w:rPr>
          <w:rFonts w:hint="eastAsia" w:cs="Times New Roman"/>
          <w:sz w:val="24"/>
          <w:szCs w:val="24"/>
          <w:lang w:val="en-US" w:eastAsia="zh-CN"/>
        </w:rPr>
        <w:t>HLS</w:t>
      </w:r>
      <w:r>
        <w:rPr>
          <w:rFonts w:hint="eastAsia" w:ascii="Times New Roman" w:hAnsi="Times New Roman" w:cs="Times New Roman"/>
          <w:sz w:val="24"/>
          <w:szCs w:val="24"/>
          <w:lang w:val="en-US" w:eastAsia="zh-CN"/>
        </w:rPr>
        <w:t>高层次综合工具在zynq-7000平台上实现了一个基于</w:t>
      </w:r>
      <w:r>
        <w:rPr>
          <w:rFonts w:hint="eastAsia" w:cs="Times New Roman"/>
          <w:sz w:val="24"/>
          <w:szCs w:val="24"/>
          <w:lang w:val="en-US" w:eastAsia="zh-CN"/>
        </w:rPr>
        <w:t>LSTM</w:t>
      </w:r>
      <w:r>
        <w:rPr>
          <w:rFonts w:hint="eastAsia" w:ascii="Times New Roman" w:hAnsi="Times New Roman" w:cs="Times New Roman"/>
          <w:sz w:val="24"/>
          <w:szCs w:val="24"/>
          <w:lang w:val="en-US" w:eastAsia="zh-CN"/>
        </w:rPr>
        <w:t>的语言模型的加速器，针对</w:t>
      </w:r>
      <w:r>
        <w:rPr>
          <w:rFonts w:hint="eastAsia" w:cs="Times New Roman"/>
          <w:sz w:val="24"/>
          <w:szCs w:val="24"/>
          <w:lang w:val="en-US" w:eastAsia="zh-CN"/>
        </w:rPr>
        <w:t>LSTM</w:t>
      </w:r>
      <w:r>
        <w:rPr>
          <w:rFonts w:hint="eastAsia" w:ascii="Times New Roman" w:hAnsi="Times New Roman" w:cs="Times New Roman"/>
          <w:sz w:val="24"/>
          <w:szCs w:val="24"/>
          <w:lang w:val="en-US" w:eastAsia="zh-CN"/>
        </w:rPr>
        <w:t>神经网络的前向传播。在第三章中描述了加速器的可配置的并行计算结构结构，以及为了节省计算资源用混合精度的定点计算代替浮点计算。在第四章中给出了各个模块的具体实现细节。在第五章中，利用ptb数据集训练了一个量化的语言模型，将模型部署在硬件实现上后，利用</w:t>
      </w:r>
      <w:r>
        <w:rPr>
          <w:rFonts w:hint="eastAsia" w:cs="Times New Roman"/>
          <w:sz w:val="24"/>
          <w:szCs w:val="24"/>
          <w:lang w:val="en-US" w:eastAsia="zh-CN"/>
        </w:rPr>
        <w:t>Vivado</w:t>
      </w:r>
      <w:r>
        <w:rPr>
          <w:rFonts w:hint="eastAsia" w:ascii="Times New Roman" w:hAnsi="Times New Roman" w:cs="Times New Roman"/>
          <w:sz w:val="24"/>
          <w:szCs w:val="24"/>
          <w:lang w:val="en-US" w:eastAsia="zh-CN"/>
        </w:rPr>
        <w:t>的综合和布局布线工具以及仿真工具验证设计结果的正确性，并对比两者之间的误差。</w:t>
      </w:r>
    </w:p>
    <w:p>
      <w:pPr>
        <w:spacing w:line="460" w:lineRule="exact"/>
        <w:ind w:firstLine="420"/>
        <w:rPr>
          <w:rFonts w:hint="default" w:ascii="Times New Roman" w:hAnsi="Times New Roman" w:cs="Times New Roman"/>
          <w:sz w:val="24"/>
          <w:szCs w:val="24"/>
          <w:lang w:val="en-US" w:eastAsia="zh-CN"/>
        </w:rPr>
        <w:sectPr>
          <w:headerReference r:id="rId6" w:type="default"/>
          <w:footerReference r:id="rId7" w:type="default"/>
          <w:pgSz w:w="11906" w:h="16838"/>
          <w:pgMar w:top="1418" w:right="1418" w:bottom="1418" w:left="1701" w:header="851" w:footer="851" w:gutter="0"/>
          <w:pgBorders>
            <w:top w:val="none" w:sz="0" w:space="0"/>
            <w:left w:val="none" w:sz="0" w:space="0"/>
            <w:bottom w:val="none" w:sz="0" w:space="0"/>
            <w:right w:val="none" w:sz="0" w:space="0"/>
          </w:pgBorders>
          <w:pgNumType w:start="1"/>
          <w:cols w:space="425" w:num="1"/>
          <w:docGrid w:type="lines" w:linePitch="312" w:charSpace="0"/>
        </w:sectPr>
      </w:pPr>
    </w:p>
    <w:p>
      <w:pPr>
        <w:pStyle w:val="2"/>
        <w:spacing w:before="249" w:after="156"/>
        <w:jc w:val="center"/>
        <w:rPr>
          <w:del w:id="1359" w:author="dell" w:date="2020-05-27T16:02:24Z"/>
          <w:rFonts w:hint="default"/>
          <w:lang w:val="en-US"/>
        </w:rPr>
      </w:pPr>
      <w:bookmarkStart w:id="145" w:name="_Toc31589"/>
      <w:bookmarkStart w:id="146" w:name="_Toc9352"/>
      <w:bookmarkStart w:id="147" w:name="_Toc32279"/>
      <w:bookmarkStart w:id="148" w:name="_Toc15987_WPSOffice_Level1"/>
      <w:bookmarkStart w:id="149" w:name="_Toc14950"/>
      <w:bookmarkStart w:id="150" w:name="_Toc17985"/>
      <w:bookmarkStart w:id="151" w:name="_Toc28836"/>
      <w:bookmarkStart w:id="152" w:name="_Toc17686"/>
      <w:bookmarkStart w:id="153" w:name="_Toc31837"/>
      <w:bookmarkStart w:id="154" w:name="_Toc17460"/>
      <w:bookmarkStart w:id="155" w:name="_Toc30599"/>
      <w:bookmarkStart w:id="156" w:name="_Toc25107"/>
      <w:bookmarkStart w:id="157" w:name="_Toc11647"/>
      <w:bookmarkStart w:id="158" w:name="_Toc10602"/>
      <w:r>
        <w:rPr>
          <w:rFonts w:hint="eastAsia"/>
        </w:rPr>
        <w:t>2</w:t>
      </w:r>
      <w:ins w:id="1360" w:author="dell" w:date="2020-05-23T00:58:40Z">
        <w:r>
          <w:rPr>
            <w:rFonts w:hint="eastAsia"/>
            <w:lang w:val="en-US" w:eastAsia="zh-CN"/>
          </w:rPr>
          <w:t xml:space="preserve"> </w:t>
        </w:r>
      </w:ins>
      <w:r>
        <w:rPr>
          <w:rFonts w:hint="eastAsia"/>
          <w:lang w:val="en-US" w:eastAsia="zh-CN"/>
        </w:rPr>
        <w:t>相关理论技术</w:t>
      </w:r>
      <w:bookmarkEnd w:id="145"/>
    </w:p>
    <w:p>
      <w:pPr>
        <w:pStyle w:val="2"/>
        <w:spacing w:before="249" w:after="156"/>
        <w:jc w:val="center"/>
        <w:rPr>
          <w:ins w:id="1362" w:author="dell" w:date="2020-05-27T16:02:21Z"/>
          <w:rFonts w:hint="default" w:eastAsia="宋体"/>
          <w:sz w:val="24"/>
        </w:rPr>
        <w:pPrChange w:id="1361" w:author="dell" w:date="2020-05-27T16:02:24Z">
          <w:pPr>
            <w:pStyle w:val="3"/>
            <w:spacing w:before="156" w:after="156"/>
          </w:pPr>
        </w:pPrChange>
      </w:pPr>
    </w:p>
    <w:p>
      <w:pPr>
        <w:pStyle w:val="3"/>
        <w:spacing w:before="156" w:after="156"/>
        <w:rPr>
          <w:rFonts w:hint="default" w:eastAsia="黑体"/>
          <w:lang w:val="en-US" w:eastAsia="zh-CN"/>
        </w:rPr>
      </w:pPr>
      <w:bookmarkStart w:id="159" w:name="_Toc9448"/>
      <w:bookmarkStart w:id="160" w:name="_Toc26592"/>
      <w:bookmarkStart w:id="161" w:name="_Toc2786"/>
      <w:bookmarkStart w:id="162" w:name="_Toc14528"/>
      <w:bookmarkStart w:id="163" w:name="_Toc15743"/>
      <w:bookmarkStart w:id="164" w:name="_Toc17061"/>
      <w:bookmarkStart w:id="165" w:name="_Toc3208"/>
      <w:bookmarkStart w:id="166" w:name="_Toc18043"/>
      <w:bookmarkStart w:id="167" w:name="_Toc18111"/>
      <w:bookmarkStart w:id="168" w:name="_Toc31428"/>
      <w:bookmarkStart w:id="169" w:name="_Toc13226"/>
      <w:bookmarkStart w:id="170" w:name="_Toc22902"/>
      <w:bookmarkStart w:id="171" w:name="_Toc31087_WPSOffice_Level1"/>
      <w:bookmarkStart w:id="172" w:name="_Toc1614"/>
      <w:r>
        <w:rPr>
          <w:rFonts w:hint="eastAsia"/>
          <w:lang w:val="en-US" w:eastAsia="zh-CN"/>
        </w:rPr>
        <w:t>2</w:t>
      </w:r>
      <w:r>
        <w:rPr>
          <w:rFonts w:hint="eastAsia"/>
        </w:rPr>
        <w:t xml:space="preserve">.1 </w:t>
      </w:r>
      <w:bookmarkEnd w:id="159"/>
      <w:bookmarkEnd w:id="160"/>
      <w:bookmarkEnd w:id="161"/>
      <w:bookmarkEnd w:id="162"/>
      <w:bookmarkEnd w:id="163"/>
      <w:bookmarkEnd w:id="164"/>
      <w:bookmarkEnd w:id="165"/>
      <w:bookmarkEnd w:id="166"/>
      <w:bookmarkEnd w:id="167"/>
      <w:bookmarkEnd w:id="168"/>
      <w:bookmarkEnd w:id="169"/>
      <w:bookmarkEnd w:id="170"/>
      <w:bookmarkEnd w:id="171"/>
      <w:r>
        <w:rPr>
          <w:rFonts w:hint="eastAsia"/>
          <w:lang w:val="en-US" w:eastAsia="zh-CN"/>
        </w:rPr>
        <w:t>量化神经网络</w:t>
      </w:r>
      <w:bookmarkEnd w:id="172"/>
    </w:p>
    <w:p>
      <w:pPr>
        <w:spacing w:line="460" w:lineRule="exact"/>
        <w:ind w:firstLine="42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"page9" \h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"page9" \h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"page9" \h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"page9" \h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"page9" \h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"page9" \h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最极端的量化方法是二值化，其结果是二值化神经网络（BNNs）仅具有二值化的权值，或者具有权值和激活值均被量化为1比特，与32位全精度对等体相比，二进制化权值大大减少了内存大小和访问次数。 同时，BNN通过用廉价的位向XNOR和位计数操作代替代价高昂的实值加权和激活之间的算术操作，大大降低了硬件的复杂度，从而大大提高了硬件的加速性能和功耗。结果表明，在某些应用中，即使是1位二进制化也能获得相当好的性能。然而，在某些应用中，与全精度网络相比，权值和激活值的二值化会导致不希望的和不可接受的精度降低。为了弥补这一差距，最近的工作采用了具有更多比特的量化，如三进制f-1，0，1g和低比特宽度网络，从而实现了更好的性能，在实现成本和精度之间实现了有益的折衷。</w:t>
      </w:r>
    </w:p>
    <w:p>
      <w:pPr>
        <w:spacing w:line="460" w:lineRule="exact"/>
        <w:ind w:firstLine="42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"page9" \h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"page9" \h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"page9" \h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在所有已有的关于量化和压缩的工作中，大部分集中在前馈神将网络上，而对</w:t>
      </w:r>
      <w:r>
        <w:rPr>
          <w:rFonts w:hint="eastAsia" w:cs="Times New Roman"/>
          <w:sz w:val="24"/>
          <w:szCs w:val="24"/>
          <w:lang w:val="en-US" w:eastAsia="zh-CN"/>
        </w:rPr>
        <w:t>RNN</w:t>
      </w:r>
      <w:r>
        <w:rPr>
          <w:rFonts w:hint="default" w:ascii="Times New Roman" w:hAnsi="Times New Roman" w:cs="Times New Roman"/>
          <w:sz w:val="24"/>
          <w:szCs w:val="24"/>
          <w:lang w:val="en-US" w:eastAsia="zh-CN"/>
        </w:rPr>
        <w:t>s的关注较少。 后者的量化则更具挑战性。众所周知，由于长期依赖关系，</w:t>
      </w:r>
      <w:r>
        <w:rPr>
          <w:rFonts w:hint="eastAsia" w:cs="Times New Roman"/>
          <w:sz w:val="24"/>
          <w:szCs w:val="24"/>
          <w:lang w:val="en-US" w:eastAsia="zh-CN"/>
        </w:rPr>
        <w:t>RNN</w:t>
      </w:r>
      <w:r>
        <w:rPr>
          <w:rFonts w:hint="default" w:ascii="Times New Roman" w:hAnsi="Times New Roman" w:cs="Times New Roman"/>
          <w:sz w:val="24"/>
          <w:szCs w:val="24"/>
          <w:lang w:val="en-US" w:eastAsia="zh-CN"/>
        </w:rPr>
        <w:t>存在梯度爆炸和梯度消失问题。 为了避免梯度消失，</w:t>
      </w:r>
      <w:r>
        <w:rPr>
          <w:rFonts w:hint="eastAsia" w:cs="Times New Roman"/>
          <w:sz w:val="24"/>
          <w:szCs w:val="24"/>
          <w:lang w:val="en-US" w:eastAsia="zh-CN"/>
        </w:rPr>
        <w:t>LSTM</w:t>
      </w:r>
      <w:r>
        <w:rPr>
          <w:rFonts w:hint="default" w:ascii="Times New Roman" w:hAnsi="Times New Roman" w:cs="Times New Roman"/>
          <w:sz w:val="24"/>
          <w:szCs w:val="24"/>
          <w:lang w:val="en-US" w:eastAsia="zh-CN"/>
        </w:rPr>
        <w:t>采用了self-</w:t>
      </w:r>
      <w:r>
        <w:rPr>
          <w:rFonts w:hint="eastAsia" w:cs="Times New Roman"/>
          <w:sz w:val="24"/>
          <w:szCs w:val="24"/>
          <w:lang w:val="en-US" w:eastAsia="zh-CN"/>
        </w:rPr>
        <w:t>connection</w:t>
      </w:r>
      <w:r>
        <w:rPr>
          <w:rFonts w:hint="default" w:ascii="Times New Roman" w:hAnsi="Times New Roman" w:cs="Times New Roman"/>
          <w:sz w:val="24"/>
          <w:szCs w:val="24"/>
          <w:lang w:val="en-US" w:eastAsia="zh-CN"/>
        </w:rPr>
        <w:t>机制计算公式如下</w:t>
      </w:r>
      <w:r>
        <w:rPr>
          <w:rFonts w:hint="eastAsia" w:ascii="Times New Roman" w:hAnsi="Times New Roman" w:cs="Times New Roman"/>
          <w:sz w:val="24"/>
          <w:szCs w:val="24"/>
          <w:lang w:val="en-US" w:eastAsia="zh-CN"/>
        </w:rPr>
        <w:t>。</w:t>
      </w:r>
    </w:p>
    <w:p>
      <w:pPr>
        <w:pageBreakBefore w:val="0"/>
        <w:kinsoku/>
        <w:wordWrap/>
        <w:overflowPunct/>
        <w:topLinePunct w:val="0"/>
        <w:autoSpaceDE/>
        <w:autoSpaceDN/>
        <w:bidi w:val="0"/>
        <w:adjustRightInd/>
        <w:snapToGrid/>
        <w:spacing w:after="0" w:line="27" w:lineRule="atLeast"/>
        <w:ind w:left="8" w:firstLine="199"/>
        <w:jc w:val="center"/>
        <w:textAlignment w:val="auto"/>
        <w:rPr>
          <w:rFonts w:hint="default" w:ascii="Times New Roman" w:hAnsi="Times New Roman" w:eastAsia="宋体" w:cs="Times New Roman"/>
          <w:color w:val="auto"/>
          <w:sz w:val="24"/>
          <w:szCs w:val="24"/>
          <w:lang w:val="en-US" w:eastAsia="zh-CN"/>
        </w:rPr>
      </w:pPr>
      <w:r>
        <w:rPr>
          <w:rFonts w:hint="default" w:ascii="Times New Roman" w:hAnsi="Times New Roman" w:eastAsia="宋体" w:cs="Times New Roman"/>
          <w:color w:val="auto"/>
          <w:position w:val="-64"/>
          <w:sz w:val="24"/>
          <w:szCs w:val="24"/>
          <w:lang w:val="en-US" w:eastAsia="zh-CN"/>
        </w:rPr>
        <w:object>
          <v:shape id="_x0000_i1025" o:spt="75" type="#_x0000_t75" style="height:156pt;width:168.95pt;" o:ole="t" filled="f" o:preferrelative="t" stroked="f" coordsize="21600,21600">
            <v:path/>
            <v:fill on="f" focussize="0,0"/>
            <v:stroke on="f"/>
            <v:imagedata r:id="rId19" o:title=""/>
            <o:lock v:ext="edit" aspectratio="t"/>
            <w10:wrap type="none"/>
            <w10:anchorlock/>
          </v:shape>
          <o:OLEObject Type="Embed" ProgID="Equation.KSEE3" ShapeID="_x0000_i1025" DrawAspect="Content" ObjectID="_1468075725" r:id="rId18">
            <o:LockedField>false</o:LockedField>
          </o:OLEObject>
        </w:object>
      </w:r>
    </w:p>
    <w:p>
      <w:pPr>
        <w:pageBreakBefore w:val="0"/>
        <w:kinsoku/>
        <w:wordWrap/>
        <w:overflowPunct/>
        <w:topLinePunct w:val="0"/>
        <w:autoSpaceDE/>
        <w:autoSpaceDN/>
        <w:bidi w:val="0"/>
        <w:adjustRightInd/>
        <w:snapToGrid/>
        <w:spacing w:line="27" w:lineRule="atLeast"/>
        <w:ind w:firstLine="42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其中</w:t>
      </w:r>
      <w:r>
        <w:rPr>
          <w:rFonts w:hint="default" w:ascii="Times New Roman" w:hAnsi="Times New Roman" w:cs="Times New Roman"/>
          <w:position w:val="-12"/>
          <w:sz w:val="24"/>
          <w:szCs w:val="24"/>
          <w:lang w:val="en-US" w:eastAsia="zh-CN"/>
        </w:rPr>
        <w:object>
          <v:shape id="_x0000_i1026" o:spt="75" type="#_x0000_t75" style="height:18pt;width:47pt;" o:ole="t" filled="f" o:preferrelative="t" stroked="f" coordsize="21600,21600">
            <v:path/>
            <v:fill on="f" focussize="0,0"/>
            <v:stroke on="f"/>
            <v:imagedata r:id="rId21" o:title=""/>
            <o:lock v:ext="edit" aspectratio="t"/>
            <w10:wrap type="none"/>
            <w10:anchorlock/>
          </v:shape>
          <o:OLEObject Type="Embed" ProgID="Equation.KSEE3" ShapeID="_x0000_i1026" DrawAspect="Content" ObjectID="_1468075726" r:id="rId20">
            <o:LockedField>false</o:LockedField>
          </o:OLEObject>
        </w:object>
      </w:r>
      <w:r>
        <w:rPr>
          <w:rFonts w:hint="default" w:ascii="Times New Roman" w:hAnsi="Times New Roman" w:cs="Times New Roman"/>
          <w:sz w:val="24"/>
          <w:szCs w:val="24"/>
          <w:lang w:val="en-US" w:eastAsia="zh-CN"/>
        </w:rPr>
        <w:t>是当前步骤的输入</w:t>
      </w:r>
      <w:r>
        <w:rPr>
          <w:rFonts w:hint="default" w:ascii="Times New Roman" w:hAnsi="Times New Roman" w:cs="Times New Roman"/>
          <w:position w:val="-12"/>
          <w:sz w:val="24"/>
          <w:szCs w:val="24"/>
          <w:lang w:val="en-US" w:eastAsia="zh-CN"/>
        </w:rPr>
        <w:object>
          <v:shape id="_x0000_i1027" o:spt="75" type="#_x0000_t75" style="height:18pt;width:214pt;" o:ole="t" filled="f" o:preferrelative="t" stroked="f" coordsize="21600,21600">
            <v:path/>
            <v:fill on="f" focussize="0,0"/>
            <v:stroke on="f"/>
            <v:imagedata r:id="rId23" o:title=""/>
            <o:lock v:ext="edit" aspectratio="t"/>
            <w10:wrap type="none"/>
            <w10:anchorlock/>
          </v:shape>
          <o:OLEObject Type="Embed" ProgID="Equation.KSEE3" ShapeID="_x0000_i1027" DrawAspect="Content" ObjectID="_1468075727" r:id="rId22">
            <o:LockedField>false</o:LockedField>
          </o:OLEObject>
        </w:object>
      </w:r>
      <w:r>
        <w:rPr>
          <w:rFonts w:hint="default" w:ascii="Times New Roman" w:hAnsi="Times New Roman" w:cs="Times New Roman"/>
          <w:sz w:val="24"/>
          <w:szCs w:val="24"/>
          <w:lang w:val="en-US" w:eastAsia="zh-CN"/>
        </w:rPr>
        <w:t>是权重矩阵</w:t>
      </w:r>
      <w:r>
        <w:rPr>
          <w:rFonts w:hint="default" w:ascii="Times New Roman" w:hAnsi="Times New Roman" w:cs="Times New Roman"/>
          <w:position w:val="-14"/>
          <w:sz w:val="24"/>
          <w:szCs w:val="24"/>
          <w:lang w:val="en-US" w:eastAsia="zh-CN"/>
        </w:rPr>
        <w:object>
          <v:shape id="_x0000_i1028" o:spt="75" type="#_x0000_t75" style="height:19pt;width:62pt;" o:ole="t" filled="f" o:preferrelative="t" stroked="f" coordsize="21600,21600">
            <v:path/>
            <v:fill on="f" focussize="0,0"/>
            <v:stroke on="f"/>
            <v:imagedata r:id="rId25" o:title=""/>
            <o:lock v:ext="edit" aspectratio="t"/>
            <w10:wrap type="none"/>
            <w10:anchorlock/>
          </v:shape>
          <o:OLEObject Type="Embed" ProgID="Equation.KSEE3" ShapeID="_x0000_i1028" DrawAspect="Content" ObjectID="_1468075728" r:id="rId24">
            <o:LockedField>false</o:LockedField>
          </o:OLEObject>
        </w:object>
      </w:r>
      <w:r>
        <w:rPr>
          <w:rFonts w:hint="default" w:ascii="Times New Roman" w:hAnsi="Times New Roman" w:cs="Times New Roman"/>
          <w:sz w:val="24"/>
          <w:szCs w:val="24"/>
          <w:lang w:val="en-US" w:eastAsia="zh-CN"/>
        </w:rPr>
        <w:t>是偏置向量。</w:t>
      </w:r>
      <w:r>
        <w:rPr>
          <w:rFonts w:hint="default" w:ascii="Times New Roman" w:hAnsi="Times New Roman" w:cs="Times New Roman"/>
          <w:position w:val="-6"/>
          <w:sz w:val="24"/>
          <w:szCs w:val="24"/>
          <w:lang w:val="en-US" w:eastAsia="zh-CN"/>
        </w:rPr>
        <w:object>
          <v:shape id="_x0000_i1029" o:spt="75" type="#_x0000_t75" style="height:11pt;width:12pt;" o:ole="t" filled="f" o:preferrelative="t" stroked="f" coordsize="21600,21600">
            <v:path/>
            <v:fill on="f" focussize="0,0"/>
            <v:stroke on="f"/>
            <v:imagedata r:id="rId27" o:title=""/>
            <o:lock v:ext="edit" aspectratio="t"/>
            <w10:wrap type="none"/>
            <w10:anchorlock/>
          </v:shape>
          <o:OLEObject Type="Embed" ProgID="Equation.KSEE3" ShapeID="_x0000_i1029" DrawAspect="Content" ObjectID="_1468075729" r:id="rId26">
            <o:LockedField>false</o:LockedField>
          </o:OLEObject>
        </w:object>
      </w:r>
      <w:r>
        <w:rPr>
          <w:rFonts w:hint="default" w:ascii="Times New Roman" w:hAnsi="Times New Roman" w:cs="Times New Roman"/>
          <w:sz w:val="24"/>
          <w:szCs w:val="24"/>
          <w:lang w:val="en-US" w:eastAsia="zh-CN"/>
        </w:rPr>
        <w:t>和tanh是</w:t>
      </w:r>
      <w:r>
        <w:rPr>
          <w:rFonts w:hint="default" w:ascii="Times New Roman" w:hAnsi="Times New Roman" w:eastAsia="宋体" w:cs="Times New Roman"/>
          <w:sz w:val="24"/>
          <w:szCs w:val="24"/>
        </w:rPr>
        <w:t>逐</w:t>
      </w:r>
      <w:r>
        <w:rPr>
          <w:rFonts w:hint="default" w:ascii="Times New Roman" w:hAnsi="Times New Roman" w:eastAsia="宋体" w:cs="Times New Roman"/>
          <w:sz w:val="24"/>
          <w:szCs w:val="24"/>
          <w:lang w:val="en-US" w:eastAsia="zh-CN"/>
        </w:rPr>
        <w:t>个激活的非线性</w:t>
      </w:r>
      <w:r>
        <w:rPr>
          <w:rFonts w:hint="default" w:ascii="Times New Roman" w:hAnsi="Times New Roman" w:eastAsia="宋体" w:cs="Times New Roman"/>
          <w:sz w:val="24"/>
          <w:szCs w:val="24"/>
        </w:rPr>
        <w:t>函数sigmoid</w:t>
      </w:r>
      <w:r>
        <w:rPr>
          <w:rFonts w:hint="default" w:ascii="Times New Roman" w:hAnsi="Times New Roman" w:eastAsia="宋体" w:cs="Times New Roman"/>
          <w:sz w:val="24"/>
          <w:szCs w:val="24"/>
          <w:lang w:val="en-US" w:eastAsia="zh-CN"/>
        </w:rPr>
        <w:t>和tanh。</w:t>
      </w:r>
    </w:p>
    <w:p>
      <w:pPr>
        <w:keepNext w:val="0"/>
        <w:keepLines w:val="0"/>
        <w:pageBreakBefore w:val="0"/>
        <w:widowControl/>
        <w:suppressLineNumbers w:val="0"/>
        <w:kinsoku/>
        <w:wordWrap/>
        <w:overflowPunct/>
        <w:topLinePunct w:val="0"/>
        <w:autoSpaceDE/>
        <w:autoSpaceDN/>
        <w:bidi w:val="0"/>
        <w:adjustRightInd/>
        <w:snapToGrid/>
        <w:spacing w:line="27" w:lineRule="atLeast"/>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然而，</w:t>
      </w:r>
      <w:r>
        <w:rPr>
          <w:rFonts w:hint="eastAsia" w:cs="Times New Roman"/>
          <w:sz w:val="24"/>
          <w:szCs w:val="24"/>
          <w:lang w:val="en-US" w:eastAsia="zh-CN"/>
        </w:rPr>
        <w:t>LSTM</w:t>
      </w:r>
      <w:r>
        <w:rPr>
          <w:rFonts w:hint="default" w:ascii="Times New Roman" w:hAnsi="Times New Roman" w:cs="Times New Roman"/>
          <w:sz w:val="24"/>
          <w:szCs w:val="24"/>
          <w:lang w:val="en-US" w:eastAsia="zh-CN"/>
        </w:rPr>
        <w:t>依然存在着梯度爆炸的问题 ，</w:t>
      </w:r>
      <w:r>
        <w:rPr>
          <w:rFonts w:hint="default" w:ascii="Times New Roman" w:hAnsi="Times New Roman" w:eastAsia="宋体" w:cs="Times New Roman"/>
          <w:color w:val="auto"/>
          <w:sz w:val="24"/>
          <w:szCs w:val="24"/>
        </w:rPr>
        <w:t>在每一个反向传播步骤中，这个梯度的</w:t>
      </w:r>
      <w:r>
        <w:rPr>
          <w:rFonts w:hint="default" w:ascii="Times New Roman" w:hAnsi="Times New Roman" w:eastAsia="宋体" w:cs="Times New Roman"/>
          <w:color w:val="auto"/>
          <w:sz w:val="24"/>
          <w:szCs w:val="24"/>
          <w:lang w:val="en-US" w:eastAsia="zh-CN"/>
        </w:rPr>
        <w:t>大小是</w:t>
      </w:r>
      <w:r>
        <w:rPr>
          <w:rFonts w:hint="default" w:ascii="Times New Roman" w:hAnsi="Times New Roman" w:eastAsia="宋体" w:cs="Times New Roman"/>
          <w:color w:val="auto"/>
          <w:sz w:val="24"/>
          <w:szCs w:val="24"/>
        </w:rPr>
        <w:t>由一个由</w:t>
      </w:r>
      <w:r>
        <w:rPr>
          <w:rFonts w:hint="eastAsia" w:cs="Times New Roman"/>
          <w:color w:val="auto"/>
          <w:sz w:val="24"/>
          <w:szCs w:val="24"/>
          <w:lang w:eastAsia="zh-CN"/>
        </w:rPr>
        <w:t>LSTM</w:t>
      </w:r>
      <w:r>
        <w:rPr>
          <w:rFonts w:hint="default" w:ascii="Times New Roman" w:hAnsi="Times New Roman" w:eastAsia="宋体" w:cs="Times New Roman"/>
          <w:color w:val="auto"/>
          <w:sz w:val="24"/>
          <w:szCs w:val="24"/>
        </w:rPr>
        <w:t>权值的范数</w:t>
      </w:r>
      <w:r>
        <w:rPr>
          <w:rFonts w:hint="default" w:ascii="Times New Roman" w:hAnsi="Times New Roman" w:eastAsia="宋体" w:cs="Times New Roman"/>
          <w:color w:val="auto"/>
          <w:sz w:val="24"/>
          <w:szCs w:val="24"/>
          <w:lang w:val="en-US" w:eastAsia="zh-CN"/>
        </w:rPr>
        <w:t>所限定</w:t>
      </w:r>
      <w:r>
        <w:rPr>
          <w:rFonts w:hint="default" w:ascii="Times New Roman" w:hAnsi="Times New Roman" w:eastAsia="宋体" w:cs="Times New Roman"/>
          <w:color w:val="auto"/>
          <w:sz w:val="24"/>
          <w:szCs w:val="24"/>
        </w:rPr>
        <w:t>的数</w:t>
      </w:r>
      <w:r>
        <w:rPr>
          <w:rFonts w:hint="default" w:ascii="Times New Roman" w:hAnsi="Times New Roman" w:eastAsia="宋体" w:cs="Times New Roman"/>
          <w:color w:val="auto"/>
          <w:sz w:val="24"/>
          <w:szCs w:val="24"/>
          <w:lang w:val="en-US" w:eastAsia="zh-CN"/>
        </w:rPr>
        <w:t>所</w:t>
      </w:r>
      <w:r>
        <w:rPr>
          <w:rFonts w:hint="default" w:ascii="Times New Roman" w:hAnsi="Times New Roman" w:eastAsia="宋体" w:cs="Times New Roman"/>
          <w:color w:val="auto"/>
          <w:sz w:val="24"/>
          <w:szCs w:val="24"/>
        </w:rPr>
        <w:t>控制</w:t>
      </w:r>
      <w:r>
        <w:rPr>
          <w:rFonts w:hint="default" w:ascii="Times New Roman" w:hAnsi="Times New Roman" w:eastAsia="宋体" w:cs="Times New Roman"/>
          <w:color w:val="auto"/>
          <w:sz w:val="24"/>
          <w:szCs w:val="24"/>
          <w:lang w:eastAsia="zh-CN"/>
        </w:rPr>
        <w:t>，</w:t>
      </w:r>
      <w:r>
        <w:rPr>
          <w:rFonts w:hint="default" w:ascii="Times New Roman" w:hAnsi="Times New Roman" w:eastAsia="宋体" w:cs="Times New Roman"/>
          <w:color w:val="auto"/>
          <w:sz w:val="24"/>
          <w:szCs w:val="24"/>
          <w:lang w:val="en-US" w:eastAsia="zh-CN"/>
        </w:rPr>
        <w:t>假定</w:t>
      </w:r>
      <w:r>
        <w:rPr>
          <w:rFonts w:hint="default" w:ascii="Times New Roman" w:hAnsi="Times New Roman" w:cs="Times New Roman"/>
          <w:sz w:val="24"/>
          <w:szCs w:val="24"/>
          <w:lang w:val="en-US" w:eastAsia="zh-CN"/>
        </w:rPr>
        <w:t>损失函数为</w:t>
      </w:r>
      <w:r>
        <w:rPr>
          <w:rFonts w:hint="default" w:ascii="Times New Roman" w:hAnsi="Times New Roman" w:cs="Times New Roman"/>
          <w:position w:val="-16"/>
          <w:sz w:val="24"/>
          <w:szCs w:val="24"/>
        </w:rPr>
        <w:object>
          <v:shape id="_x0000_i1030" o:spt="75" type="#_x0000_t75" style="height:23pt;width:62pt;" o:ole="t" filled="f" o:preferrelative="t" stroked="f" coordsize="21600,21600">
            <v:path/>
            <v:fill on="f" focussize="0,0"/>
            <v:stroke on="f"/>
            <v:imagedata r:id="rId29" o:title=""/>
            <o:lock v:ext="edit" aspectratio="t"/>
            <w10:wrap type="none"/>
            <w10:anchorlock/>
          </v:shape>
          <o:OLEObject Type="Embed" ProgID="Equation.KSEE3" ShapeID="_x0000_i1030" DrawAspect="Content" ObjectID="_1468075730" r:id="rId28">
            <o:LockedField>false</o:LockedField>
          </o:OLEObject>
        </w:objec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T为展开的时间步长数，m是当前的步长。在反向传播的过程中，首先会计算</w:t>
      </w:r>
      <w:r>
        <w:rPr>
          <w:rFonts w:hint="default" w:ascii="Times New Roman" w:hAnsi="Times New Roman" w:cs="Times New Roman"/>
          <w:position w:val="-30"/>
          <w:sz w:val="24"/>
          <w:szCs w:val="24"/>
        </w:rPr>
        <w:object>
          <v:shape id="_x0000_i1031" o:spt="75" type="#_x0000_t75" style="height:34pt;width:24.95pt;" o:ole="t" filled="f" o:preferrelative="t" stroked="f" coordsize="21600,21600">
            <v:path/>
            <v:fill on="f" focussize="0,0"/>
            <v:stroke on="f"/>
            <v:imagedata r:id="rId31" o:title=""/>
            <o:lock v:ext="edit" aspectratio="t"/>
            <w10:wrap type="none"/>
            <w10:anchorlock/>
          </v:shape>
          <o:OLEObject Type="Embed" ProgID="Equation.KSEE3" ShapeID="_x0000_i1031" DrawAspect="Content" ObjectID="_1468075731" r:id="rId30">
            <o:LockedField>false</o:LockedField>
          </o:OLEObject>
        </w:object>
      </w:r>
      <w:r>
        <w:rPr>
          <w:rFonts w:hint="default" w:ascii="Times New Roman" w:hAnsi="Times New Roman" w:cs="Times New Roman"/>
          <w:sz w:val="24"/>
          <w:szCs w:val="24"/>
          <w:lang w:val="en-US" w:eastAsia="zh-CN"/>
        </w:rPr>
        <w:t>和</w:t>
      </w:r>
      <w:r>
        <w:rPr>
          <w:rFonts w:hint="default" w:ascii="Times New Roman" w:hAnsi="Times New Roman" w:cs="Times New Roman"/>
          <w:position w:val="-30"/>
          <w:sz w:val="24"/>
          <w:szCs w:val="24"/>
        </w:rPr>
        <w:object>
          <v:shape id="_x0000_i1032" o:spt="75" type="#_x0000_t75" style="height:34pt;width:24pt;" o:ole="t" filled="f" o:preferrelative="t" stroked="f" coordsize="21600,21600">
            <v:path/>
            <v:fill on="f" focussize="0,0"/>
            <v:stroke on="f"/>
            <v:imagedata r:id="rId33" o:title=""/>
            <o:lock v:ext="edit" aspectratio="t"/>
            <w10:wrap type="none"/>
            <w10:anchorlock/>
          </v:shape>
          <o:OLEObject Type="Embed" ProgID="Equation.KSEE3" ShapeID="_x0000_i1032" DrawAspect="Content" ObjectID="_1468075732" r:id="rId32">
            <o:LockedField>false</o:LockedField>
          </o:OLEObject>
        </w:objec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然后从</w:t>
      </w:r>
      <w:r>
        <w:rPr>
          <w:rFonts w:hint="default" w:ascii="Times New Roman" w:hAnsi="Times New Roman" w:cs="Times New Roman"/>
          <w:position w:val="-30"/>
          <w:sz w:val="24"/>
          <w:szCs w:val="24"/>
          <w:lang w:val="en-US" w:eastAsia="zh-CN"/>
        </w:rPr>
        <w:object>
          <v:shape id="_x0000_i1033" o:spt="75" type="#_x0000_t75" style="height:34pt;width:24.95pt;" o:ole="t" filled="f" o:preferrelative="t" stroked="f" coordsize="21600,21600">
            <v:path/>
            <v:fill on="f" focussize="0,0"/>
            <v:stroke on="f"/>
            <v:imagedata r:id="rId35" o:title=""/>
            <o:lock v:ext="edit" aspectratio="t"/>
            <w10:wrap type="none"/>
            <w10:anchorlock/>
          </v:shape>
          <o:OLEObject Type="Embed" ProgID="Equation.KSEE3" ShapeID="_x0000_i1033" DrawAspect="Content" ObjectID="_1468075733" r:id="rId34">
            <o:LockedField>false</o:LockedField>
          </o:OLEObject>
        </w:object>
      </w:r>
      <w:r>
        <w:rPr>
          <w:rFonts w:hint="default" w:ascii="Times New Roman" w:hAnsi="Times New Roman" w:cs="Times New Roman"/>
          <w:sz w:val="24"/>
          <w:szCs w:val="24"/>
          <w:lang w:val="en-US" w:eastAsia="zh-CN"/>
        </w:rPr>
        <w:t>和</w:t>
      </w:r>
      <w:r>
        <w:rPr>
          <w:rFonts w:hint="default" w:ascii="Times New Roman" w:hAnsi="Times New Roman" w:cs="Times New Roman"/>
          <w:position w:val="-30"/>
          <w:sz w:val="24"/>
          <w:szCs w:val="24"/>
        </w:rPr>
        <w:object>
          <v:shape id="_x0000_i1034" o:spt="75" type="#_x0000_t75" style="height:34pt;width:24pt;" o:ole="t" filled="f" o:preferrelative="t" stroked="f" coordsize="21600,21600">
            <v:path/>
            <v:fill on="f" focussize="0,0"/>
            <v:stroke on="f"/>
            <v:imagedata r:id="rId37" o:title=""/>
            <o:lock v:ext="edit" aspectratio="t"/>
            <w10:wrap type="none"/>
            <w10:anchorlock/>
          </v:shape>
          <o:OLEObject Type="Embed" ProgID="Equation.KSEE3" ShapeID="_x0000_i1034" DrawAspect="Content" ObjectID="_1468075734" r:id="rId36">
            <o:LockedField>false</o:LockedField>
          </o:OLEObject>
        </w:object>
      </w:r>
      <w:r>
        <w:rPr>
          <w:rFonts w:hint="default" w:ascii="Times New Roman" w:hAnsi="Times New Roman" w:cs="Times New Roman"/>
          <w:sz w:val="24"/>
          <w:szCs w:val="24"/>
          <w:lang w:val="en-US" w:eastAsia="zh-CN"/>
        </w:rPr>
        <w:t>反向传播到</w:t>
      </w:r>
      <w:r>
        <w:rPr>
          <w:rFonts w:hint="default" w:ascii="Times New Roman" w:hAnsi="Times New Roman" w:cs="Times New Roman"/>
          <w:position w:val="-30"/>
          <w:sz w:val="24"/>
          <w:szCs w:val="24"/>
          <w:lang w:val="en-US" w:eastAsia="zh-CN"/>
        </w:rPr>
        <w:object>
          <v:shape id="_x0000_i1035" o:spt="75" type="#_x0000_t75" style="height:34pt;width:64pt;" o:ole="t" filled="f" o:preferrelative="t" stroked="f" coordsize="21600,21600">
            <v:path/>
            <v:fill on="f" focussize="0,0"/>
            <v:stroke on="f"/>
            <v:imagedata r:id="rId39" o:title=""/>
            <o:lock v:ext="edit" aspectratio="t"/>
            <w10:wrap type="none"/>
            <w10:anchorlock/>
          </v:shape>
          <o:OLEObject Type="Embed" ProgID="Equation.KSEE3" ShapeID="_x0000_i1035" DrawAspect="Content" ObjectID="_1468075735" r:id="rId38">
            <o:LockedField>false</o:LockedField>
          </o:OLEObject>
        </w:object>
      </w:r>
      <w:r>
        <w:rPr>
          <w:rFonts w:hint="default" w:ascii="Times New Roman" w:hAnsi="Times New Roman" w:cs="Times New Roman"/>
          <w:sz w:val="24"/>
          <w:szCs w:val="24"/>
          <w:lang w:val="en-US" w:eastAsia="zh-CN"/>
        </w:rPr>
        <w:t>，考虑相邻两个步长间的</w:t>
      </w:r>
      <w:r>
        <w:rPr>
          <w:rFonts w:hint="default" w:ascii="Times New Roman" w:hAnsi="Times New Roman" w:cs="Times New Roman"/>
          <w:position w:val="-32"/>
          <w:sz w:val="24"/>
          <w:szCs w:val="24"/>
          <w:lang w:val="en-US" w:eastAsia="zh-CN"/>
        </w:rPr>
        <w:object>
          <v:shape id="_x0000_i1036" o:spt="75" type="#_x0000_t75" style="height:38pt;width:72pt;" o:ole="t" filled="f" o:preferrelative="t" stroked="f" coordsize="21600,21600">
            <v:path/>
            <v:fill on="f" focussize="0,0"/>
            <v:stroke on="f"/>
            <v:imagedata r:id="rId41" o:title=""/>
            <o:lock v:ext="edit" aspectratio="t"/>
            <w10:wrap type="none"/>
            <w10:anchorlock/>
          </v:shape>
          <o:OLEObject Type="Embed" ProgID="Equation.KSEE3" ShapeID="_x0000_i1036" DrawAspect="Content" ObjectID="_1468075736" r:id="rId40">
            <o:LockedField>false</o:LockedField>
          </o:OLEObject>
        </w:object>
      </w:r>
      <w:r>
        <w:rPr>
          <w:rFonts w:hint="default" w:ascii="Times New Roman" w:hAnsi="Times New Roman" w:cs="Times New Roman"/>
          <w:sz w:val="24"/>
          <w:szCs w:val="24"/>
          <w:lang w:val="en-US" w:eastAsia="zh-CN"/>
        </w:rPr>
        <w:t>，得到以下结论：</w:t>
      </w:r>
    </w:p>
    <w:p>
      <w:pPr>
        <w:keepNext w:val="0"/>
        <w:keepLines w:val="0"/>
        <w:pageBreakBefore w:val="0"/>
        <w:widowControl/>
        <w:suppressLineNumbers w:val="0"/>
        <w:kinsoku/>
        <w:wordWrap/>
        <w:overflowPunct/>
        <w:topLinePunct w:val="0"/>
        <w:autoSpaceDE/>
        <w:autoSpaceDN/>
        <w:bidi w:val="0"/>
        <w:adjustRightInd/>
        <w:snapToGrid/>
        <w:spacing w:line="27" w:lineRule="atLeast"/>
        <w:jc w:val="center"/>
        <w:textAlignment w:val="auto"/>
        <w:rPr>
          <w:rFonts w:hint="default" w:ascii="Times New Roman" w:hAnsi="Times New Roman" w:cs="Times New Roman"/>
          <w:sz w:val="24"/>
          <w:szCs w:val="24"/>
          <w:lang w:val="en-US" w:eastAsia="zh-CN"/>
        </w:rPr>
      </w:pPr>
      <w:r>
        <w:rPr>
          <w:rFonts w:hint="default" w:ascii="Times New Roman" w:hAnsi="Times New Roman" w:cs="Times New Roman"/>
          <w:position w:val="-32"/>
          <w:sz w:val="24"/>
          <w:szCs w:val="24"/>
          <w:lang w:val="en-US" w:eastAsia="zh-CN"/>
        </w:rPr>
        <w:object>
          <v:shape id="_x0000_i1037" o:spt="75" type="#_x0000_t75" style="height:41.7pt;width:162.75pt;" o:ole="t" filled="f" o:preferrelative="t" stroked="f" coordsize="21600,21600">
            <v:path/>
            <v:fill on="f" focussize="0,0"/>
            <v:stroke on="f"/>
            <v:imagedata r:id="rId43" o:title=""/>
            <o:lock v:ext="edit" aspectratio="t"/>
            <w10:wrap type="none"/>
            <w10:anchorlock/>
          </v:shape>
          <o:OLEObject Type="Embed" ProgID="Equation.KSEE3" ShapeID="_x0000_i1037" DrawAspect="Content" ObjectID="_1468075737" r:id="rId42">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27" w:lineRule="atLeast"/>
        <w:jc w:val="left"/>
        <w:textAlignment w:val="auto"/>
        <w:rPr>
          <w:rFonts w:hint="default" w:ascii="Times New Roman" w:hAnsi="Times New Roman" w:eastAsia="CMMI7" w:cs="Times New Roman"/>
          <w:i/>
          <w:color w:val="000000"/>
          <w:kern w:val="0"/>
          <w:position w:val="-14"/>
          <w:sz w:val="24"/>
          <w:szCs w:val="24"/>
          <w:lang w:val="en-US" w:eastAsia="zh-CN" w:bidi="ar"/>
        </w:rPr>
      </w:pPr>
      <w:r>
        <w:rPr>
          <w:rFonts w:hint="default" w:ascii="Times New Roman" w:hAnsi="Times New Roman" w:cs="Times New Roman"/>
          <w:position w:val="-18"/>
          <w:sz w:val="24"/>
          <w:szCs w:val="24"/>
          <w:lang w:val="en-US" w:eastAsia="zh-CN"/>
        </w:rPr>
        <w:object>
          <v:shape id="_x0000_i1038" o:spt="75" type="#_x0000_t75" style="height:24pt;width:76pt;" o:ole="t" filled="f" o:preferrelative="t" stroked="f" coordsize="21600,21600">
            <v:path/>
            <v:fill on="f" focussize="0,0"/>
            <v:stroke on="f"/>
            <v:imagedata r:id="rId45" o:title=""/>
            <o:lock v:ext="edit" aspectratio="t"/>
            <w10:wrap type="none"/>
            <w10:anchorlock/>
          </v:shape>
          <o:OLEObject Type="Embed" ProgID="Equation.KSEE3" ShapeID="_x0000_i1038" DrawAspect="Content" ObjectID="_1468075738" r:id="rId44">
            <o:LockedField>false</o:LockedField>
          </o:OLEObject>
        </w:object>
      </w:r>
      <w:r>
        <w:rPr>
          <w:rFonts w:hint="default" w:ascii="Times New Roman" w:hAnsi="Times New Roman" w:cs="Times New Roman"/>
          <w:position w:val="-10"/>
          <w:sz w:val="24"/>
          <w:szCs w:val="24"/>
          <w:lang w:val="en-US" w:eastAsia="zh-CN"/>
        </w:rPr>
        <w:object>
          <v:shape id="_x0000_i1039" o:spt="75" type="#_x0000_t75" style="height:16pt;width:131pt;" o:ole="t" filled="f" o:preferrelative="t" stroked="f" coordsize="21600,21600">
            <v:path/>
            <v:fill on="f" focussize="0,0"/>
            <v:stroke on="f"/>
            <v:imagedata r:id="rId47" o:title=""/>
            <o:lock v:ext="edit" aspectratio="t"/>
            <w10:wrap type="none"/>
            <w10:anchorlock/>
          </v:shape>
          <o:OLEObject Type="Embed" ProgID="Equation.KSEE3" ShapeID="_x0000_i1039" DrawAspect="Content" ObjectID="_1468075739" r:id="rId46">
            <o:LockedField>false</o:LockedField>
          </o:OLEObject>
        </w:object>
      </w:r>
      <w:r>
        <w:rPr>
          <w:rFonts w:hint="default" w:ascii="Times New Roman" w:hAnsi="Times New Roman" w:eastAsia="CMMI7" w:cs="Times New Roman"/>
          <w:i/>
          <w:color w:val="000000"/>
          <w:kern w:val="0"/>
          <w:sz w:val="24"/>
          <w:szCs w:val="24"/>
          <w:lang w:val="en-US" w:eastAsia="zh-CN" w:bidi="ar"/>
        </w:rPr>
        <w:t xml:space="preserve"> ，</w:t>
      </w:r>
      <w:r>
        <w:rPr>
          <w:rFonts w:hint="default" w:ascii="Times New Roman" w:hAnsi="Times New Roman" w:eastAsia="CMMI7" w:cs="Times New Roman"/>
          <w:i/>
          <w:color w:val="000000"/>
          <w:kern w:val="0"/>
          <w:position w:val="-14"/>
          <w:sz w:val="24"/>
          <w:szCs w:val="24"/>
          <w:lang w:val="en-US" w:eastAsia="zh-CN" w:bidi="ar"/>
        </w:rPr>
        <w:object>
          <v:shape id="_x0000_i1040" o:spt="75" type="#_x0000_t75" style="height:21pt;width:193.95pt;" o:ole="t" filled="f" o:preferrelative="t" stroked="f" coordsize="21600,21600">
            <v:path/>
            <v:fill on="f" focussize="0,0"/>
            <v:stroke on="f"/>
            <v:imagedata r:id="rId49" o:title=""/>
            <o:lock v:ext="edit" aspectratio="t"/>
            <w10:wrap type="none"/>
            <w10:anchorlock/>
          </v:shape>
          <o:OLEObject Type="Embed" ProgID="Equation.KSEE3" ShapeID="_x0000_i1040" DrawAspect="Content" ObjectID="_1468075740" r:id="rId48">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27" w:lineRule="atLeast"/>
        <w:jc w:val="left"/>
        <w:textAlignment w:val="auto"/>
        <w:rPr>
          <w:rFonts w:hint="default" w:ascii="Times New Roman" w:hAnsi="Times New Roman" w:eastAsia="CMMI7" w:cs="Times New Roman"/>
          <w:i/>
          <w:color w:val="000000"/>
          <w:kern w:val="0"/>
          <w:position w:val="-14"/>
          <w:sz w:val="24"/>
          <w:szCs w:val="24"/>
          <w:lang w:val="en-US" w:eastAsia="zh-CN" w:bidi="ar"/>
        </w:rPr>
      </w:pPr>
      <w:r>
        <w:rPr>
          <w:rFonts w:hint="default" w:ascii="Times New Roman" w:hAnsi="Times New Roman" w:eastAsia="CMMI7" w:cs="Times New Roman"/>
          <w:i/>
          <w:color w:val="000000"/>
          <w:kern w:val="0"/>
          <w:position w:val="-14"/>
          <w:sz w:val="24"/>
          <w:szCs w:val="24"/>
          <w:lang w:val="en-US" w:eastAsia="zh-CN" w:bidi="ar"/>
        </w:rPr>
        <w:object>
          <v:shape id="_x0000_i1041" o:spt="75" type="#_x0000_t75" style="height:21pt;width:188pt;" o:ole="t" filled="f" o:preferrelative="t" stroked="f" coordsize="21600,21600">
            <v:path/>
            <v:fill on="f" focussize="0,0"/>
            <v:stroke on="f"/>
            <v:imagedata r:id="rId51" o:title=""/>
            <o:lock v:ext="edit" aspectratio="t"/>
            <w10:wrap type="none"/>
            <w10:anchorlock/>
          </v:shape>
          <o:OLEObject Type="Embed" ProgID="Equation.KSEE3" ShapeID="_x0000_i1041" DrawAspect="Content" ObjectID="_1468075741" r:id="rId50">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27" w:lineRule="atLeast"/>
        <w:jc w:val="left"/>
        <w:textAlignment w:val="auto"/>
        <w:rPr>
          <w:rFonts w:hint="eastAsia" w:ascii="Times New Roman" w:hAnsi="Times New Roman" w:cs="Times New Roman"/>
          <w:sz w:val="24"/>
          <w:szCs w:val="24"/>
          <w:rtl w:val="0"/>
          <w:lang w:val="zh-CN" w:eastAsia="zh-CN"/>
        </w:rPr>
      </w:pPr>
      <w:r>
        <w:rPr>
          <w:rFonts w:hint="default" w:ascii="Times New Roman" w:hAnsi="Times New Roman" w:eastAsia="宋体" w:cs="Times New Roman"/>
          <w:kern w:val="0"/>
          <w:sz w:val="24"/>
          <w:szCs w:val="24"/>
          <w:lang w:val="en-US" w:eastAsia="zh-CN" w:bidi="ar"/>
        </w:rPr>
        <w:t>当</w:t>
      </w:r>
      <w:r>
        <w:rPr>
          <w:rFonts w:hint="default" w:ascii="Times New Roman" w:hAnsi="Times New Roman" w:eastAsia="宋体" w:cs="Times New Roman"/>
          <w:kern w:val="0"/>
          <w:position w:val="-10"/>
          <w:sz w:val="24"/>
          <w:szCs w:val="24"/>
          <w:lang w:val="en-US" w:eastAsia="zh-CN" w:bidi="ar"/>
        </w:rPr>
        <w:object>
          <v:shape id="_x0000_i1042" o:spt="75" type="#_x0000_t75" style="height:17pt;width:13.95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42" r:id="rId52">
            <o:LockedField>false</o:LockedField>
          </o:OLEObject>
        </w:object>
      </w:r>
      <w:r>
        <w:rPr>
          <w:rFonts w:hint="default" w:ascii="Times New Roman" w:hAnsi="Times New Roman" w:eastAsia="宋体" w:cs="Times New Roman"/>
          <w:kern w:val="0"/>
          <w:sz w:val="24"/>
          <w:szCs w:val="24"/>
          <w:lang w:val="en-US" w:eastAsia="zh-CN" w:bidi="ar"/>
        </w:rPr>
        <w:t>=0时通过推导，对任意t之前的步长即任意p&lt;t，</w:t>
      </w:r>
      <w:r>
        <w:rPr>
          <w:rFonts w:hint="default" w:ascii="Times New Roman" w:hAnsi="Times New Roman" w:eastAsia="宋体" w:cs="Times New Roman"/>
          <w:kern w:val="0"/>
          <w:position w:val="-34"/>
          <w:sz w:val="24"/>
          <w:szCs w:val="24"/>
          <w:lang w:val="en-US" w:eastAsia="zh-CN" w:bidi="ar"/>
        </w:rPr>
        <w:object>
          <v:shape id="_x0000_i1043" o:spt="75" type="#_x0000_t75" style="height:40pt;width:88pt;" o:ole="t" filled="f" o:preferrelative="t" stroked="f" coordsize="21600,21600">
            <v:path/>
            <v:fill on="f" focussize="0,0"/>
            <v:stroke on="f"/>
            <v:imagedata r:id="rId55" o:title=""/>
            <o:lock v:ext="edit" aspectratio="t"/>
            <w10:wrap type="none"/>
            <w10:anchorlock/>
          </v:shape>
          <o:OLEObject Type="Embed" ProgID="Equation.KSEE3" ShapeID="_x0000_i1043" DrawAspect="Content" ObjectID="_1468075743" r:id="rId54">
            <o:LockedField>false</o:LockedField>
          </o:OLEObject>
        </w:object>
      </w:r>
      <w:r>
        <w:rPr>
          <w:rFonts w:hint="default" w:ascii="Times New Roman" w:hAnsi="Times New Roman" w:eastAsia="宋体" w:cs="Times New Roman"/>
          <w:kern w:val="0"/>
          <w:sz w:val="24"/>
          <w:szCs w:val="24"/>
          <w:lang w:val="en-US" w:eastAsia="zh-CN" w:bidi="ar"/>
        </w:rPr>
        <w:t>。因此，当</w:t>
      </w:r>
      <w:r>
        <w:rPr>
          <w:rFonts w:hint="default" w:ascii="Times New Roman" w:hAnsi="Times New Roman" w:eastAsia="宋体" w:cs="Times New Roman"/>
          <w:kern w:val="0"/>
          <w:position w:val="-10"/>
          <w:sz w:val="24"/>
          <w:szCs w:val="24"/>
          <w:lang w:val="en-US" w:eastAsia="zh-CN" w:bidi="ar"/>
        </w:rPr>
        <w:object>
          <v:shape id="_x0000_i1044" o:spt="75" type="#_x0000_t75" style="height:17pt;width:13.95pt;" o:ole="t" filled="f" o:preferrelative="t" stroked="f" coordsize="21600,21600">
            <v:path/>
            <v:fill on="f" focussize="0,0"/>
            <v:stroke on="f"/>
            <v:imagedata r:id="rId57" o:title=""/>
            <o:lock v:ext="edit" aspectratio="t"/>
            <w10:wrap type="none"/>
            <w10:anchorlock/>
          </v:shape>
          <o:OLEObject Type="Embed" ProgID="Equation.KSEE3" ShapeID="_x0000_i1044" DrawAspect="Content" ObjectID="_1468075744" r:id="rId56">
            <o:LockedField>false</o:LockedField>
          </o:OLEObject>
        </w:object>
      </w:r>
      <w:r>
        <w:rPr>
          <w:rFonts w:hint="default" w:ascii="Times New Roman" w:hAnsi="Times New Roman" w:eastAsia="宋体" w:cs="Times New Roman"/>
          <w:kern w:val="0"/>
          <w:sz w:val="24"/>
          <w:szCs w:val="24"/>
          <w:lang w:val="en-US" w:eastAsia="zh-CN" w:bidi="ar"/>
        </w:rPr>
        <w:t>=0，</w:t>
      </w:r>
      <w:r>
        <w:rPr>
          <w:rFonts w:hint="default" w:ascii="Times New Roman" w:hAnsi="Times New Roman" w:eastAsia="宋体" w:cs="Times New Roman"/>
          <w:kern w:val="0"/>
          <w:position w:val="-10"/>
          <w:sz w:val="24"/>
          <w:szCs w:val="24"/>
          <w:lang w:val="en-US" w:eastAsia="zh-CN" w:bidi="ar"/>
        </w:rPr>
        <w:object>
          <v:shape id="_x0000_i1045" o:spt="75" type="#_x0000_t75" style="height:17pt;width:13pt;" o:ole="t" filled="f" o:preferrelative="t" stroked="f" coordsize="21600,21600">
            <v:path/>
            <v:fill on="f" focussize="0,0"/>
            <v:stroke on="f"/>
            <v:imagedata r:id="rId59" o:title=""/>
            <o:lock v:ext="edit" aspectratio="t"/>
            <w10:wrap type="none"/>
            <w10:anchorlock/>
          </v:shape>
          <o:OLEObject Type="Embed" ProgID="Equation.KSEE3" ShapeID="_x0000_i1045" DrawAspect="Content" ObjectID="_1468075745" r:id="rId58">
            <o:LockedField>false</o:LockedField>
          </o:OLEObject>
        </w:object>
      </w:r>
      <w:r>
        <w:rPr>
          <w:rFonts w:hint="default" w:ascii="Times New Roman" w:hAnsi="Times New Roman" w:eastAsia="宋体" w:cs="Times New Roman"/>
          <w:kern w:val="0"/>
          <w:sz w:val="24"/>
          <w:szCs w:val="24"/>
          <w:lang w:val="en-US" w:eastAsia="zh-CN" w:bidi="ar"/>
        </w:rPr>
        <w:t>&gt;1时反向传播的梯度将会呈梯度增长。然而，根据经验</w:t>
      </w:r>
      <w:r>
        <w:rPr>
          <w:rFonts w:hint="default" w:ascii="Times New Roman" w:hAnsi="Times New Roman" w:eastAsia="宋体" w:cs="Times New Roman"/>
          <w:kern w:val="0"/>
          <w:position w:val="-10"/>
          <w:sz w:val="24"/>
          <w:szCs w:val="24"/>
          <w:lang w:val="en-US" w:eastAsia="zh-CN" w:bidi="ar"/>
        </w:rPr>
        <w:object>
          <v:shape id="_x0000_i1046" o:spt="75" type="#_x0000_t75" style="height:17pt;width:13.95pt;" o:ole="t" filled="f" o:preferrelative="t" stroked="f" coordsize="21600,21600">
            <v:path/>
            <v:fill on="f" focussize="0,0"/>
            <v:stroke on="f"/>
            <v:imagedata r:id="rId57" o:title=""/>
            <o:lock v:ext="edit" aspectratio="t"/>
            <w10:wrap type="none"/>
            <w10:anchorlock/>
          </v:shape>
          <o:OLEObject Type="Embed" ProgID="Equation.KSEE3" ShapeID="_x0000_i1046" DrawAspect="Content" ObjectID="_1468075746" r:id="rId60">
            <o:LockedField>false</o:LockedField>
          </o:OLEObject>
        </w:object>
      </w:r>
      <w:r>
        <w:rPr>
          <w:rFonts w:hint="default" w:ascii="Times New Roman" w:hAnsi="Times New Roman" w:eastAsia="宋体" w:cs="Times New Roman"/>
          <w:kern w:val="0"/>
          <w:sz w:val="24"/>
          <w:szCs w:val="24"/>
          <w:lang w:val="en-US" w:eastAsia="zh-CN" w:bidi="ar"/>
        </w:rPr>
        <w:t>极少情况下为0所以</w:t>
      </w:r>
      <w:r>
        <w:rPr>
          <w:rFonts w:hint="default" w:ascii="Times New Roman" w:hAnsi="Times New Roman" w:eastAsia="宋体" w:cs="Times New Roman"/>
          <w:kern w:val="0"/>
          <w:position w:val="-32"/>
          <w:sz w:val="24"/>
          <w:szCs w:val="24"/>
          <w:lang w:val="en-US" w:eastAsia="zh-CN" w:bidi="ar"/>
        </w:rPr>
        <w:object>
          <v:shape id="_x0000_i1047" o:spt="75" type="#_x0000_t75" style="height:38pt;width:33pt;" o:ole="t" filled="f" o:preferrelative="t" stroked="f" coordsize="21600,21600">
            <v:path/>
            <v:fill on="f" focussize="0,0"/>
            <v:stroke on="f"/>
            <v:imagedata r:id="rId62" o:title=""/>
            <o:lock v:ext="edit" aspectratio="t"/>
            <w10:wrap type="none"/>
            <w10:anchorlock/>
          </v:shape>
          <o:OLEObject Type="Embed" ProgID="Equation.KSEE3" ShapeID="_x0000_i1047" DrawAspect="Content" ObjectID="_1468075747" r:id="rId61">
            <o:LockedField>false</o:LockedField>
          </o:OLEObject>
        </w:object>
      </w:r>
      <w:r>
        <w:rPr>
          <w:rFonts w:hint="default" w:ascii="Times New Roman" w:hAnsi="Times New Roman" w:eastAsia="宋体" w:cs="Times New Roman"/>
          <w:kern w:val="0"/>
          <w:sz w:val="24"/>
          <w:szCs w:val="24"/>
          <w:lang w:val="en-US" w:eastAsia="zh-CN" w:bidi="ar"/>
        </w:rPr>
        <w:t>的上界一般情况下会更大，更容易发生梯度爆炸。</w:t>
      </w:r>
      <w:r>
        <w:rPr>
          <w:rFonts w:hint="default" w:ascii="Times New Roman" w:hAnsi="Times New Roman" w:cs="Times New Roman"/>
          <w:sz w:val="24"/>
          <w:szCs w:val="24"/>
          <w:rtl w:val="0"/>
          <w:lang w:val="en-US" w:eastAsia="zh-CN"/>
        </w:rPr>
        <w:t>然而对于量化后的</w:t>
      </w:r>
      <w:r>
        <w:rPr>
          <w:rFonts w:hint="eastAsia" w:ascii="Times New Roman" w:hAnsi="Times New Roman" w:cs="Times New Roman"/>
          <w:sz w:val="24"/>
          <w:szCs w:val="24"/>
          <w:rtl w:val="0"/>
          <w:lang w:val="en-US" w:eastAsia="zh-CN"/>
        </w:rPr>
        <w:t>LSTM</w:t>
      </w:r>
      <w:r>
        <w:rPr>
          <w:rFonts w:hint="default" w:ascii="Times New Roman" w:hAnsi="Times New Roman" w:cs="Times New Roman"/>
          <w:sz w:val="24"/>
          <w:szCs w:val="24"/>
          <w:rtl w:val="0"/>
          <w:lang w:val="en-US" w:eastAsia="zh-CN"/>
        </w:rPr>
        <w:t>，量化的程度越大其对应矩阵的2范数越大，也就越容易发生梯度爆炸。</w:t>
      </w:r>
    </w:p>
    <w:p>
      <w:pPr>
        <w:pStyle w:val="3"/>
        <w:tabs>
          <w:tab w:val="right" w:leader="dot" w:pos="8296"/>
        </w:tabs>
        <w:spacing w:before="156" w:after="156"/>
        <w:rPr>
          <w:rFonts w:hint="default" w:eastAsia="黑体"/>
          <w:lang w:val="en-US" w:eastAsia="zh-CN"/>
        </w:rPr>
      </w:pPr>
      <w:bookmarkStart w:id="173" w:name="_Toc2535"/>
      <w:bookmarkStart w:id="174" w:name="_Toc31869"/>
      <w:bookmarkStart w:id="175" w:name="_Toc3424"/>
      <w:bookmarkStart w:id="176" w:name="_Toc17688_WPSOffice_Level1"/>
      <w:bookmarkStart w:id="177" w:name="_Toc20032"/>
      <w:bookmarkStart w:id="178" w:name="_Toc11183"/>
      <w:bookmarkStart w:id="179" w:name="_Toc20739"/>
      <w:bookmarkStart w:id="180" w:name="_Toc18919"/>
      <w:bookmarkStart w:id="181" w:name="_Toc17639"/>
      <w:bookmarkStart w:id="182" w:name="_Toc16321"/>
      <w:bookmarkStart w:id="183" w:name="_Toc8100"/>
      <w:bookmarkStart w:id="184" w:name="_Toc15532"/>
      <w:bookmarkStart w:id="185" w:name="_Toc15115"/>
      <w:bookmarkStart w:id="186" w:name="_Toc26076"/>
      <w:r>
        <w:rPr>
          <w:rFonts w:hint="eastAsia"/>
          <w:lang w:val="en-US" w:eastAsia="zh-CN"/>
        </w:rPr>
        <w:t>2</w:t>
      </w:r>
      <w:r>
        <w:rPr>
          <w:rFonts w:hint="eastAsia"/>
        </w:rPr>
        <w:t xml:space="preserve">.2 </w:t>
      </w:r>
      <w:bookmarkEnd w:id="173"/>
      <w:bookmarkEnd w:id="174"/>
      <w:bookmarkEnd w:id="175"/>
      <w:bookmarkEnd w:id="176"/>
      <w:bookmarkEnd w:id="177"/>
      <w:bookmarkEnd w:id="178"/>
      <w:bookmarkEnd w:id="179"/>
      <w:bookmarkEnd w:id="180"/>
      <w:bookmarkEnd w:id="181"/>
      <w:bookmarkEnd w:id="182"/>
      <w:bookmarkEnd w:id="183"/>
      <w:bookmarkEnd w:id="184"/>
      <w:bookmarkEnd w:id="185"/>
      <w:r>
        <w:rPr>
          <w:rFonts w:hint="eastAsia"/>
          <w:lang w:val="en-US" w:eastAsia="zh-CN"/>
        </w:rPr>
        <w:t>Normalization</w:t>
      </w:r>
      <w:bookmarkEnd w:id="186"/>
    </w:p>
    <w:p>
      <w:pPr>
        <w:spacing w:line="460" w:lineRule="exact"/>
        <w:ind w:firstLine="420"/>
        <w:rPr>
          <w:rFonts w:hint="default" w:ascii="Times New Roman" w:hAnsi="Times New Roman" w:cs="Times New Roman"/>
          <w:sz w:val="24"/>
          <w:szCs w:val="24"/>
          <w:rtl w:val="0"/>
          <w:lang w:val="en-US" w:eastAsia="zh-CN"/>
        </w:rPr>
      </w:pPr>
      <w:r>
        <w:rPr>
          <w:rFonts w:hint="eastAsia" w:ascii="Times New Roman" w:hAnsi="Times New Roman" w:cs="Times New Roman"/>
          <w:sz w:val="24"/>
          <w:szCs w:val="24"/>
          <w:rtl w:val="0"/>
          <w:lang w:val="en-US" w:eastAsia="zh-CN"/>
        </w:rPr>
        <w:t>Normalization</w:t>
      </w:r>
      <w:r>
        <w:rPr>
          <w:rFonts w:hint="default" w:ascii="Times New Roman" w:hAnsi="Times New Roman" w:cs="Times New Roman"/>
          <w:sz w:val="24"/>
          <w:szCs w:val="24"/>
          <w:rtl w:val="0"/>
          <w:lang w:val="en-US" w:eastAsia="zh-CN"/>
        </w:rPr>
        <w:t>是为了防止出现梯度爆炸和梯度消失对传播数据的范围进行限定。</w:t>
      </w:r>
      <w:r>
        <w:rPr>
          <w:rFonts w:hint="eastAsia" w:ascii="Times New Roman" w:hAnsi="Times New Roman" w:cs="Times New Roman"/>
          <w:sz w:val="24"/>
          <w:szCs w:val="24"/>
          <w:rtl w:val="0"/>
          <w:lang w:val="en-US" w:eastAsia="zh-CN"/>
        </w:rPr>
        <w:t>Normalization</w:t>
      </w:r>
      <w:r>
        <w:rPr>
          <w:rFonts w:hint="default" w:ascii="Times New Roman" w:hAnsi="Times New Roman" w:cs="Times New Roman"/>
          <w:sz w:val="24"/>
          <w:szCs w:val="24"/>
          <w:rtl w:val="0"/>
          <w:lang w:val="en-US" w:eastAsia="zh-CN"/>
        </w:rPr>
        <w:t xml:space="preserve">的计算公式为 </w:t>
      </w:r>
      <w:r>
        <w:rPr>
          <w:rFonts w:hint="eastAsia" w:ascii="Times New Roman" w:hAnsi="Times New Roman" w:cs="Times New Roman"/>
          <w:sz w:val="24"/>
          <w:szCs w:val="24"/>
          <w:rtl w:val="0"/>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line="27" w:lineRule="atLeast"/>
        <w:jc w:val="left"/>
        <w:textAlignment w:val="auto"/>
        <w:rPr>
          <w:rFonts w:hint="default" w:ascii="Times New Roman" w:hAnsi="Times New Roman" w:eastAsia="宋体" w:cs="Times New Roman"/>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7" w:lineRule="atLeast"/>
        <w:jc w:val="center"/>
        <w:textAlignment w:val="auto"/>
        <w:rPr>
          <w:rFonts w:hint="default" w:ascii="Times New Roman" w:hAnsi="Times New Roman" w:eastAsia="宋体" w:cs="Times New Roman"/>
          <w:sz w:val="24"/>
          <w:szCs w:val="24"/>
        </w:rPr>
      </w:pPr>
      <w:r>
        <w:rPr>
          <w:rFonts w:hint="default" w:ascii="Times New Roman" w:hAnsi="Times New Roman" w:eastAsia="宋体" w:cs="Times New Roman"/>
          <w:position w:val="-32"/>
          <w:sz w:val="24"/>
          <w:szCs w:val="24"/>
        </w:rPr>
        <w:object>
          <v:shape id="_x0000_i1048" o:spt="75" type="#_x0000_t75" style="height:35pt;width:116pt;" o:ole="t" filled="f" o:preferrelative="t" stroked="f" coordsize="21600,21600">
            <v:path/>
            <v:fill on="f" focussize="0,0"/>
            <v:stroke on="f"/>
            <v:imagedata r:id="rId64" o:title=""/>
            <o:lock v:ext="edit" aspectratio="t"/>
            <w10:wrap type="none"/>
            <w10:anchorlock/>
          </v:shape>
          <o:OLEObject Type="Embed" ProgID="Equation.KSEE3" ShapeID="_x0000_i1048" DrawAspect="Content" ObjectID="_1468075748" r:id="rId63">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27" w:lineRule="atLeast"/>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量化后的</w:t>
      </w:r>
      <w:r>
        <w:rPr>
          <w:rFonts w:hint="eastAsia" w:cs="Times New Roman"/>
          <w:sz w:val="24"/>
          <w:szCs w:val="24"/>
          <w:lang w:val="en-US" w:eastAsia="zh-CN"/>
        </w:rPr>
        <w:t>LSTM</w:t>
      </w:r>
      <w:r>
        <w:rPr>
          <w:rFonts w:hint="default" w:ascii="Times New Roman" w:hAnsi="Times New Roman" w:eastAsia="宋体" w:cs="Times New Roman"/>
          <w:sz w:val="24"/>
          <w:szCs w:val="24"/>
          <w:lang w:val="en-US" w:eastAsia="zh-CN"/>
        </w:rPr>
        <w:t>为：（N表示</w:t>
      </w:r>
      <w:r>
        <w:rPr>
          <w:rFonts w:hint="eastAsia" w:cs="Times New Roman"/>
          <w:sz w:val="24"/>
          <w:szCs w:val="24"/>
          <w:lang w:val="en-US" w:eastAsia="zh-CN"/>
        </w:rPr>
        <w:t>Normalization</w:t>
      </w:r>
      <w:r>
        <w:rPr>
          <w:rFonts w:hint="default" w:ascii="Times New Roman" w:hAnsi="Times New Roman" w:eastAsia="宋体" w:cs="Times New Roman"/>
          <w:sz w:val="24"/>
          <w:szCs w:val="24"/>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line="27" w:lineRule="atLeast"/>
        <w:jc w:val="center"/>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position w:val="-64"/>
          <w:sz w:val="24"/>
          <w:szCs w:val="24"/>
          <w:lang w:val="en-US" w:eastAsia="zh-CN"/>
        </w:rPr>
        <w:object>
          <v:shape id="_x0000_i1049" o:spt="75" type="#_x0000_t75" style="height:153pt;width:185pt;" o:ole="t" filled="f" o:preferrelative="t" stroked="f" coordsize="21600,21600">
            <v:path/>
            <v:fill on="f" focussize="0,0"/>
            <v:stroke on="f"/>
            <v:imagedata r:id="rId66" o:title=""/>
            <o:lock v:ext="edit" aspectratio="t"/>
            <w10:wrap type="none"/>
            <w10:anchorlock/>
          </v:shape>
          <o:OLEObject Type="Embed" ProgID="Equation.KSEE3" ShapeID="_x0000_i1049" DrawAspect="Content" ObjectID="_1468075749" r:id="rId65">
            <o:LockedField>false</o:LockedField>
          </o:OLEObject>
        </w:object>
      </w:r>
    </w:p>
    <w:p>
      <w:pPr>
        <w:spacing w:line="460" w:lineRule="exact"/>
        <w:ind w:firstLine="42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E和Var为</w:t>
      </w:r>
      <w:r>
        <w:rPr>
          <w:rFonts w:hint="eastAsia" w:cs="Times New Roman"/>
          <w:sz w:val="24"/>
          <w:szCs w:val="24"/>
          <w:lang w:val="en-US" w:eastAsia="zh-CN"/>
        </w:rPr>
        <w:t>Normalization</w:t>
      </w:r>
      <w:r>
        <w:rPr>
          <w:rFonts w:hint="default" w:ascii="Times New Roman" w:hAnsi="Times New Roman" w:cs="Times New Roman"/>
          <w:sz w:val="24"/>
          <w:szCs w:val="24"/>
          <w:lang w:val="en-US" w:eastAsia="zh-CN"/>
        </w:rPr>
        <w:t>方向上的均值和方差γ与β为可学习的仿射变换参数</w:t>
      </w:r>
      <w:r>
        <w:rPr>
          <w:rFonts w:hint="default" w:ascii="Times New Roman" w:hAnsi="Times New Roman" w:cs="Times New Roman"/>
          <w:sz w:val="24"/>
          <w:szCs w:val="24"/>
          <w:lang w:val="en-US" w:eastAsia="zh-CN"/>
        </w:rPr>
        <w:object>
          <v:shape id="_x0000_i1050" o:spt="75" type="#_x0000_t75" style="height:11pt;width:10pt;" o:ole="t" filled="f" o:preferrelative="t" stroked="f" coordsize="21600,21600">
            <v:path/>
            <v:fill on="f" focussize="0,0"/>
            <v:stroke on="f"/>
            <v:imagedata r:id="rId68" o:title=""/>
            <o:lock v:ext="edit" aspectratio="t"/>
            <w10:wrap type="none"/>
            <w10:anchorlock/>
          </v:shape>
          <o:OLEObject Type="Embed" ProgID="Equation.KSEE3" ShapeID="_x0000_i1050" DrawAspect="Content" ObjectID="_1468075750" r:id="rId67">
            <o:LockedField>false</o:LockedField>
          </o:OLEObject>
        </w:object>
      </w:r>
      <w:r>
        <w:rPr>
          <w:rFonts w:hint="default" w:ascii="Times New Roman" w:hAnsi="Times New Roman" w:cs="Times New Roman"/>
          <w:sz w:val="24"/>
          <w:szCs w:val="24"/>
          <w:lang w:val="en-US" w:eastAsia="zh-CN"/>
        </w:rPr>
        <w:t>是为防止分母变0而加入的常数通常为1e-5。以上的归一化方法已被发现在改进深度网络训练和性能方面是有用的。 虽然批处理归一化最初仅限于前馈网络，但最近已扩展到</w:t>
      </w:r>
      <w:r>
        <w:rPr>
          <w:rFonts w:hint="eastAsia" w:cs="Times New Roman"/>
          <w:sz w:val="24"/>
          <w:szCs w:val="24"/>
          <w:lang w:val="en-US" w:eastAsia="zh-CN"/>
        </w:rPr>
        <w:t>LSTM</w:t>
      </w:r>
      <w:r>
        <w:rPr>
          <w:rFonts w:hint="default" w:ascii="Times New Roman" w:hAnsi="Times New Roman" w:cs="Times New Roman"/>
          <w:sz w:val="24"/>
          <w:szCs w:val="24"/>
          <w:lang w:val="en-US" w:eastAsia="zh-CN"/>
        </w:rPr>
        <w:t>s</w:t>
      </w:r>
      <w:r>
        <w:rPr>
          <w:rFonts w:hint="eastAsia" w:cs="Times New Roman"/>
          <w:sz w:val="24"/>
          <w:szCs w:val="24"/>
          <w:lang w:val="en-US" w:eastAsia="zh-CN"/>
        </w:rPr>
        <w:t>。</w:t>
      </w:r>
      <w:r>
        <w:rPr>
          <w:rFonts w:hint="default" w:ascii="Times New Roman" w:hAnsi="Times New Roman" w:cs="Times New Roman"/>
          <w:sz w:val="24"/>
          <w:szCs w:val="24"/>
          <w:lang w:val="en-US" w:eastAsia="zh-CN"/>
        </w:rPr>
        <w:t>最近，Ardakani等人使用这个扩展来训练二值化/三值化的</w:t>
      </w:r>
      <w:r>
        <w:rPr>
          <w:rFonts w:hint="eastAsia" w:cs="Times New Roman"/>
          <w:sz w:val="24"/>
          <w:szCs w:val="24"/>
          <w:lang w:val="en-US" w:eastAsia="zh-CN"/>
        </w:rPr>
        <w:t>LSTM</w:t>
      </w:r>
      <w:r>
        <w:rPr>
          <w:rFonts w:hint="default" w:ascii="Times New Roman" w:hAnsi="Times New Roman" w:cs="Times New Roman"/>
          <w:sz w:val="24"/>
          <w:szCs w:val="24"/>
          <w:lang w:val="en-US" w:eastAsia="zh-CN"/>
        </w:rPr>
        <w:t xml:space="preserve">，并获得与全精度基线相当的性能。 同时weight </w:t>
      </w:r>
      <w:r>
        <w:rPr>
          <w:rFonts w:hint="eastAsia" w:cs="Times New Roman"/>
          <w:sz w:val="24"/>
          <w:szCs w:val="24"/>
          <w:lang w:val="en-US" w:eastAsia="zh-CN"/>
        </w:rPr>
        <w:t>Normalization</w:t>
      </w:r>
      <w:r>
        <w:rPr>
          <w:rFonts w:hint="default" w:ascii="Times New Roman" w:hAnsi="Times New Roman" w:cs="Times New Roman"/>
          <w:sz w:val="24"/>
          <w:szCs w:val="24"/>
          <w:lang w:val="en-US" w:eastAsia="zh-CN"/>
        </w:rPr>
        <w:t xml:space="preserve">化和batch </w:t>
      </w:r>
      <w:r>
        <w:rPr>
          <w:rFonts w:hint="eastAsia" w:cs="Times New Roman"/>
          <w:sz w:val="24"/>
          <w:szCs w:val="24"/>
          <w:lang w:val="en-US" w:eastAsia="zh-CN"/>
        </w:rPr>
        <w:t>Normalization</w:t>
      </w:r>
      <w:r>
        <w:rPr>
          <w:rFonts w:hint="default" w:ascii="Times New Roman" w:hAnsi="Times New Roman" w:cs="Times New Roman"/>
          <w:sz w:val="24"/>
          <w:szCs w:val="24"/>
          <w:lang w:val="en-US" w:eastAsia="zh-CN"/>
        </w:rPr>
        <w:t>也被验证可以得到很好的效果。此外，</w:t>
      </w:r>
      <w:r>
        <w:rPr>
          <w:rFonts w:hint="eastAsia" w:cs="Times New Roman"/>
          <w:sz w:val="24"/>
          <w:szCs w:val="24"/>
          <w:lang w:val="en-US" w:eastAsia="zh-CN"/>
        </w:rPr>
        <w:t>Normalization</w:t>
      </w:r>
      <w:r>
        <w:rPr>
          <w:rFonts w:hint="default" w:ascii="Times New Roman" w:hAnsi="Times New Roman" w:cs="Times New Roman"/>
          <w:sz w:val="24"/>
          <w:szCs w:val="24"/>
          <w:lang w:val="en-US" w:eastAsia="zh-CN"/>
        </w:rPr>
        <w:t>需要为每个时间步存储全部不的计算结果来进行一系列的求均值和求方差的计算来进行统一的</w:t>
      </w:r>
      <w:r>
        <w:rPr>
          <w:rFonts w:hint="eastAsia" w:cs="Times New Roman"/>
          <w:sz w:val="24"/>
          <w:szCs w:val="24"/>
          <w:lang w:val="en-US" w:eastAsia="zh-CN"/>
        </w:rPr>
        <w:t>Normalization</w:t>
      </w:r>
      <w:r>
        <w:rPr>
          <w:rFonts w:hint="default" w:ascii="Times New Roman" w:hAnsi="Times New Roman" w:cs="Times New Roman"/>
          <w:sz w:val="24"/>
          <w:szCs w:val="24"/>
          <w:lang w:val="en-US" w:eastAsia="zh-CN"/>
        </w:rPr>
        <w:t>操作，会导致额外的计算代价，这很有可能比量化的</w:t>
      </w:r>
      <w:r>
        <w:rPr>
          <w:rFonts w:hint="eastAsia" w:cs="Times New Roman"/>
          <w:sz w:val="24"/>
          <w:szCs w:val="24"/>
          <w:lang w:val="en-US" w:eastAsia="zh-CN"/>
        </w:rPr>
        <w:t>LSTM</w:t>
      </w:r>
      <w:r>
        <w:rPr>
          <w:rFonts w:hint="default" w:ascii="Times New Roman" w:hAnsi="Times New Roman" w:cs="Times New Roman"/>
          <w:sz w:val="24"/>
          <w:szCs w:val="24"/>
          <w:lang w:val="en-US" w:eastAsia="zh-CN"/>
        </w:rPr>
        <w:t xml:space="preserve">模型本身花费更多的存储。尤其batch </w:t>
      </w:r>
      <w:r>
        <w:rPr>
          <w:rFonts w:hint="eastAsia" w:cs="Times New Roman"/>
          <w:sz w:val="24"/>
          <w:szCs w:val="24"/>
          <w:lang w:val="en-US" w:eastAsia="zh-CN"/>
        </w:rPr>
        <w:t>Normalization</w:t>
      </w:r>
      <w:r>
        <w:rPr>
          <w:rFonts w:hint="default" w:ascii="Times New Roman" w:hAnsi="Times New Roman" w:cs="Times New Roman"/>
          <w:sz w:val="24"/>
          <w:szCs w:val="24"/>
          <w:lang w:val="en-US" w:eastAsia="zh-CN"/>
        </w:rPr>
        <w:t>需要处理每一个步长期间一个batch内的所有数据，而且batch太小</w:t>
      </w:r>
      <w:r>
        <w:rPr>
          <w:rFonts w:hint="eastAsia" w:cs="Times New Roman"/>
          <w:sz w:val="24"/>
          <w:szCs w:val="24"/>
          <w:lang w:val="en-US" w:eastAsia="zh-CN"/>
        </w:rPr>
        <w:t>Normalization</w:t>
      </w:r>
      <w:r>
        <w:rPr>
          <w:rFonts w:hint="default" w:ascii="Times New Roman" w:hAnsi="Times New Roman" w:cs="Times New Roman"/>
          <w:sz w:val="24"/>
          <w:szCs w:val="24"/>
          <w:lang w:val="en-US" w:eastAsia="zh-CN"/>
        </w:rPr>
        <w:t xml:space="preserve">的效果将会很差。然而layer </w:t>
      </w:r>
      <w:r>
        <w:rPr>
          <w:rFonts w:hint="eastAsia" w:cs="Times New Roman"/>
          <w:sz w:val="24"/>
          <w:szCs w:val="24"/>
          <w:lang w:val="en-US" w:eastAsia="zh-CN"/>
        </w:rPr>
        <w:t>Normalization</w:t>
      </w:r>
      <w:r>
        <w:rPr>
          <w:rFonts w:hint="default" w:ascii="Times New Roman" w:hAnsi="Times New Roman" w:cs="Times New Roman"/>
          <w:sz w:val="24"/>
          <w:szCs w:val="24"/>
          <w:lang w:val="en-US" w:eastAsia="zh-CN"/>
        </w:rPr>
        <w:t xml:space="preserve">的实现代价可能会更小因为layer </w:t>
      </w:r>
      <w:r>
        <w:rPr>
          <w:rFonts w:hint="eastAsia" w:cs="Times New Roman"/>
          <w:sz w:val="24"/>
          <w:szCs w:val="24"/>
          <w:lang w:val="en-US" w:eastAsia="zh-CN"/>
        </w:rPr>
        <w:t>Normalization</w:t>
      </w:r>
      <w:r>
        <w:rPr>
          <w:rFonts w:hint="default" w:ascii="Times New Roman" w:hAnsi="Times New Roman" w:cs="Times New Roman"/>
          <w:sz w:val="24"/>
          <w:szCs w:val="24"/>
          <w:lang w:val="en-US" w:eastAsia="zh-CN"/>
        </w:rPr>
        <w:t>不是在batch这个维度上进行</w:t>
      </w:r>
      <w:r>
        <w:rPr>
          <w:rFonts w:hint="eastAsia" w:cs="Times New Roman"/>
          <w:sz w:val="24"/>
          <w:szCs w:val="24"/>
          <w:lang w:val="en-US" w:eastAsia="zh-CN"/>
        </w:rPr>
        <w:t>Normalization</w:t>
      </w:r>
      <w:r>
        <w:rPr>
          <w:rFonts w:hint="default" w:ascii="Times New Roman" w:hAnsi="Times New Roman" w:cs="Times New Roman"/>
          <w:sz w:val="24"/>
          <w:szCs w:val="24"/>
          <w:lang w:val="en-US" w:eastAsia="zh-CN"/>
        </w:rPr>
        <w:t xml:space="preserve">，存储的中间计算结果数目因此会是batch </w:t>
      </w:r>
      <w:r>
        <w:rPr>
          <w:rFonts w:hint="eastAsia" w:cs="Times New Roman"/>
          <w:sz w:val="24"/>
          <w:szCs w:val="24"/>
          <w:lang w:val="en-US" w:eastAsia="zh-CN"/>
        </w:rPr>
        <w:t>Normalization</w:t>
      </w:r>
      <w:r>
        <w:rPr>
          <w:rFonts w:hint="default" w:ascii="Times New Roman" w:hAnsi="Times New Roman" w:cs="Times New Roman"/>
          <w:sz w:val="24"/>
          <w:szCs w:val="24"/>
          <w:lang w:val="en-US" w:eastAsia="zh-CN"/>
        </w:rPr>
        <w:t>的batch size分之一效率更高。</w:t>
      </w:r>
    </w:p>
    <w:p>
      <w:pPr>
        <w:spacing w:line="460" w:lineRule="exact"/>
        <w:ind w:firstLine="420"/>
        <w:rPr>
          <w:rFonts w:hint="default" w:ascii="Times New Roman" w:hAnsi="Times New Roman" w:eastAsia="宋体" w:cs="Times New Roman"/>
          <w:kern w:val="0"/>
          <w:sz w:val="24"/>
          <w:szCs w:val="24"/>
          <w:lang w:val="en-US" w:eastAsia="zh-CN" w:bidi="ar"/>
        </w:rPr>
      </w:pPr>
      <w:r>
        <w:rPr>
          <w:rFonts w:hint="eastAsia" w:cs="Times New Roman"/>
          <w:kern w:val="0"/>
          <w:sz w:val="24"/>
          <w:szCs w:val="24"/>
          <w:lang w:val="en-US" w:eastAsia="zh-CN" w:bidi="ar"/>
        </w:rPr>
        <w:t>本次大作业</w:t>
      </w:r>
      <w:r>
        <w:rPr>
          <w:rFonts w:hint="default" w:ascii="Times New Roman" w:hAnsi="Times New Roman" w:eastAsia="宋体" w:cs="Times New Roman"/>
          <w:kern w:val="0"/>
          <w:sz w:val="24"/>
          <w:szCs w:val="24"/>
          <w:lang w:val="en-US" w:eastAsia="zh-CN" w:bidi="ar"/>
        </w:rPr>
        <w:t>将利用这种方法设计一个量化</w:t>
      </w:r>
      <w:r>
        <w:rPr>
          <w:rFonts w:hint="eastAsia" w:cs="Times New Roman"/>
          <w:kern w:val="0"/>
          <w:sz w:val="24"/>
          <w:szCs w:val="24"/>
          <w:lang w:val="en-US" w:eastAsia="zh-CN" w:bidi="ar"/>
        </w:rPr>
        <w:t>LSTM</w:t>
      </w:r>
      <w:r>
        <w:rPr>
          <w:rFonts w:hint="default" w:ascii="Times New Roman" w:hAnsi="Times New Roman" w:eastAsia="宋体" w:cs="Times New Roman"/>
          <w:kern w:val="0"/>
          <w:sz w:val="24"/>
          <w:szCs w:val="24"/>
          <w:lang w:val="en-US" w:eastAsia="zh-CN" w:bidi="ar"/>
        </w:rPr>
        <w:t>神经网络的</w:t>
      </w:r>
      <w:r>
        <w:rPr>
          <w:rFonts w:hint="eastAsia" w:cs="Times New Roman"/>
          <w:kern w:val="0"/>
          <w:sz w:val="24"/>
          <w:szCs w:val="24"/>
          <w:lang w:val="en-US" w:eastAsia="zh-CN" w:bidi="ar"/>
        </w:rPr>
        <w:t>FPGA</w:t>
      </w:r>
      <w:r>
        <w:rPr>
          <w:rFonts w:hint="default" w:ascii="Times New Roman" w:hAnsi="Times New Roman" w:eastAsia="宋体" w:cs="Times New Roman"/>
          <w:kern w:val="0"/>
          <w:sz w:val="24"/>
          <w:szCs w:val="24"/>
          <w:lang w:val="en-US" w:eastAsia="zh-CN" w:bidi="ar"/>
        </w:rPr>
        <w:t>平台上的硬件实现以达到加速的目的。但是会在在硬件平台增加额外的计算，</w:t>
      </w:r>
      <w:r>
        <w:rPr>
          <w:rFonts w:hint="eastAsia" w:cs="Times New Roman"/>
          <w:kern w:val="0"/>
          <w:sz w:val="24"/>
          <w:szCs w:val="24"/>
          <w:lang w:val="en-US" w:eastAsia="zh-CN" w:bidi="ar"/>
        </w:rPr>
        <w:t>本次大作业</w:t>
      </w:r>
      <w:r>
        <w:rPr>
          <w:rFonts w:hint="default" w:ascii="Times New Roman" w:hAnsi="Times New Roman" w:eastAsia="宋体" w:cs="Times New Roman"/>
          <w:kern w:val="0"/>
          <w:sz w:val="24"/>
          <w:szCs w:val="24"/>
          <w:lang w:val="en-US" w:eastAsia="zh-CN" w:bidi="ar"/>
        </w:rPr>
        <w:t>把该设计应用到[lun]实现的ptb数据集语言模型中去对算法的可行性进行了验证。</w:t>
      </w:r>
    </w:p>
    <w:p>
      <w:pPr>
        <w:pStyle w:val="3"/>
        <w:spacing w:before="156" w:after="156"/>
        <w:rPr>
          <w:rFonts w:hint="default" w:eastAsia="黑体"/>
          <w:lang w:val="en-US" w:eastAsia="zh-CN"/>
        </w:rPr>
      </w:pPr>
      <w:bookmarkStart w:id="187" w:name="_Toc25544"/>
      <w:r>
        <w:rPr>
          <w:rFonts w:hint="eastAsia"/>
          <w:lang w:val="en-US" w:eastAsia="zh-CN"/>
        </w:rPr>
        <w:t>2</w:t>
      </w:r>
      <w:r>
        <w:rPr>
          <w:rFonts w:hint="eastAsia"/>
        </w:rPr>
        <w:t>.</w:t>
      </w:r>
      <w:r>
        <w:rPr>
          <w:rFonts w:hint="eastAsia"/>
          <w:lang w:val="en-US" w:eastAsia="zh-CN"/>
        </w:rPr>
        <w:t>3</w:t>
      </w:r>
      <w:r>
        <w:rPr>
          <w:rFonts w:hint="eastAsia"/>
        </w:rPr>
        <w:t xml:space="preserve"> </w:t>
      </w:r>
      <w:r>
        <w:rPr>
          <w:rFonts w:hint="eastAsia"/>
          <w:lang w:val="en-US" w:eastAsia="zh-CN"/>
        </w:rPr>
        <w:t>语言模型</w:t>
      </w:r>
      <w:bookmarkEnd w:id="187"/>
    </w:p>
    <w:p>
      <w:pPr>
        <w:spacing w:line="460" w:lineRule="exact"/>
        <w:ind w:firstLine="420"/>
        <w:rPr>
          <w:del w:id="1363" w:author="dell" w:date="2020-05-23T13:46:00Z"/>
          <w:rFonts w:hint="eastAsia"/>
        </w:rPr>
      </w:pPr>
    </w:p>
    <w:p>
      <w:pPr>
        <w:spacing w:line="460" w:lineRule="exact"/>
        <w:ind w:firstLine="420"/>
        <w:rPr>
          <w:del w:id="1364" w:author="dell" w:date="2020-05-23T13:46:23Z"/>
        </w:rPr>
      </w:pPr>
      <w:del w:id="1365" w:author="dell" w:date="2020-05-28T15:03:20Z">
        <w:r>
          <w:rPr>
            <w:rFonts w:hint="eastAsia"/>
          </w:rPr>
          <w:delText>几乎所有这些现有的</w:delText>
        </w:r>
      </w:del>
      <w:del w:id="1366" w:author="dell" w:date="2020-05-28T15:03:20Z">
        <w:r>
          <w:rPr/>
          <w:delText>CMH方法都基于手工制作的功能。这些手工制作的基于特征的方法的一个缺点是特征提取过程独立于哈希码的学习过程，导致了手工制作的特征可能与哈希码学习过程不是最佳兼容的。因此，这些具有手工制作特征的现有CMH方法在实际应用中可能无法获得令人满意的性能。</w:delText>
        </w:r>
      </w:del>
    </w:p>
    <w:p>
      <w:pPr>
        <w:pStyle w:val="4"/>
        <w:spacing w:line="360" w:lineRule="auto"/>
      </w:pPr>
      <w:bookmarkStart w:id="188" w:name="_Toc16187"/>
      <w:bookmarkStart w:id="189" w:name="_Toc9628"/>
      <w:bookmarkStart w:id="190" w:name="_Toc1477"/>
      <w:bookmarkStart w:id="191" w:name="_Toc5515"/>
      <w:bookmarkStart w:id="192" w:name="_Toc19272"/>
      <w:bookmarkStart w:id="193" w:name="_Toc3190_WPSOffice_Level2"/>
      <w:bookmarkStart w:id="194" w:name="_Toc19302"/>
      <w:bookmarkStart w:id="195" w:name="_Toc10555"/>
      <w:bookmarkStart w:id="196" w:name="_Toc31243"/>
      <w:bookmarkStart w:id="197" w:name="_Toc4539"/>
      <w:bookmarkStart w:id="198" w:name="_Toc2562"/>
      <w:bookmarkStart w:id="199" w:name="_Toc28343"/>
      <w:bookmarkStart w:id="200" w:name="_Toc12142"/>
      <w:bookmarkStart w:id="201" w:name="_Toc31728"/>
      <w:r>
        <w:rPr>
          <w:rFonts w:hint="eastAsia"/>
          <w:lang w:val="en-US" w:eastAsia="zh-CN"/>
        </w:rPr>
        <w:t>2</w:t>
      </w:r>
      <w:r>
        <w:rPr>
          <w:rFonts w:hint="eastAsia"/>
        </w:rPr>
        <w:t xml:space="preserve">.3.1 </w:t>
      </w:r>
      <w:bookmarkEnd w:id="188"/>
      <w:bookmarkEnd w:id="189"/>
      <w:bookmarkEnd w:id="190"/>
      <w:bookmarkEnd w:id="191"/>
      <w:bookmarkEnd w:id="192"/>
      <w:bookmarkEnd w:id="193"/>
      <w:bookmarkEnd w:id="194"/>
      <w:bookmarkEnd w:id="195"/>
      <w:bookmarkEnd w:id="196"/>
      <w:bookmarkEnd w:id="197"/>
      <w:bookmarkEnd w:id="198"/>
      <w:bookmarkEnd w:id="199"/>
      <w:bookmarkEnd w:id="200"/>
      <w:r>
        <w:rPr>
          <w:rFonts w:hint="eastAsia"/>
          <w:lang w:val="en-US" w:eastAsia="zh-CN"/>
        </w:rPr>
        <w:t>定义</w:t>
      </w:r>
      <w:bookmarkEnd w:id="201"/>
    </w:p>
    <w:p>
      <w:pPr>
        <w:spacing w:line="460" w:lineRule="exact"/>
        <w:ind w:firstLine="420"/>
        <w:rPr>
          <w:rFonts w:hint="default" w:ascii="Times New Roman" w:hAnsi="Times New Roman" w:cs="Times New Roman"/>
          <w:sz w:val="24"/>
          <w:szCs w:val="24"/>
          <w:lang w:val="en-US" w:eastAsia="zh-CN"/>
        </w:rPr>
      </w:pPr>
      <w:bookmarkStart w:id="202" w:name="_Toc21424"/>
      <w:bookmarkStart w:id="203" w:name="_Toc12924"/>
      <w:bookmarkStart w:id="204" w:name="_Toc30966"/>
      <w:bookmarkStart w:id="205" w:name="_Toc8193"/>
      <w:bookmarkStart w:id="206" w:name="_Toc21807"/>
      <w:bookmarkStart w:id="207" w:name="_Toc17337"/>
      <w:bookmarkStart w:id="208" w:name="_Toc23865"/>
      <w:bookmarkStart w:id="209" w:name="_Toc24061_WPSOffice_Level2"/>
      <w:bookmarkStart w:id="210" w:name="_Toc4565"/>
      <w:bookmarkStart w:id="211" w:name="_Toc26597"/>
      <w:bookmarkStart w:id="212" w:name="_Toc6835"/>
      <w:bookmarkStart w:id="213" w:name="_Toc5570"/>
      <w:bookmarkStart w:id="214" w:name="_Toc27941"/>
      <w:r>
        <w:rPr>
          <w:rFonts w:hint="default" w:ascii="Times New Roman" w:hAnsi="Times New Roman" w:cs="Times New Roman"/>
          <w:sz w:val="24"/>
          <w:szCs w:val="24"/>
        </w:rPr>
        <w:t>标准定义：对于语言序列 </w:t>
      </w:r>
      <w:r>
        <w:rPr>
          <w:rFonts w:hint="default" w:ascii="Times New Roman" w:hAnsi="Times New Roman" w:cs="Times New Roman"/>
          <w:position w:val="-10"/>
          <w:sz w:val="24"/>
          <w:szCs w:val="24"/>
        </w:rPr>
        <w:object>
          <v:shape id="_x0000_i1051" o:spt="75" type="#_x0000_t75" style="height:17pt;width:59pt;" o:ole="t" filled="f" o:preferrelative="t" stroked="f" coordsize="21600,21600">
            <v:path/>
            <v:fill on="f" focussize="0,0"/>
            <v:stroke on="f"/>
            <v:imagedata r:id="rId70" o:title=""/>
            <o:lock v:ext="edit" aspectratio="t"/>
            <w10:wrap type="none"/>
            <w10:anchorlock/>
          </v:shape>
          <o:OLEObject Type="Embed" ProgID="Equation.KSEE3" ShapeID="_x0000_i1051" DrawAspect="Content" ObjectID="_1468075751" r:id="rId69">
            <o:LockedField>false</o:LockedField>
          </o:OLEObject>
        </w:object>
      </w:r>
      <w:r>
        <w:rPr>
          <w:rFonts w:hint="default" w:ascii="Times New Roman" w:hAnsi="Times New Roman" w:cs="Times New Roman"/>
          <w:sz w:val="24"/>
          <w:szCs w:val="24"/>
        </w:rPr>
        <w:t>，语言模型就是计算该序列的概率，即</w:t>
      </w:r>
      <w:r>
        <w:rPr>
          <w:rFonts w:hint="default" w:ascii="Times New Roman" w:hAnsi="Times New Roman" w:cs="Times New Roman"/>
          <w:position w:val="-10"/>
          <w:sz w:val="24"/>
          <w:szCs w:val="24"/>
        </w:rPr>
        <w:object>
          <v:shape id="_x0000_i1052" o:spt="75" type="#_x0000_t75" style="height:17pt;width:76pt;" o:ole="t" filled="f" o:preferrelative="t" stroked="f" coordsize="21600,21600">
            <v:path/>
            <v:fill on="f" focussize="0,0"/>
            <v:stroke on="f"/>
            <v:imagedata r:id="rId72" o:title=""/>
            <o:lock v:ext="edit" aspectratio="t"/>
            <w10:wrap type="none"/>
            <w10:anchorlock/>
          </v:shape>
          <o:OLEObject Type="Embed" ProgID="Equation.KSEE3" ShapeID="_x0000_i1052" DrawAspect="Content" ObjectID="_1468075752" r:id="rId71">
            <o:LockedField>false</o:LockedField>
          </o:OLEObject>
        </w:object>
      </w:r>
      <w:r>
        <w:rPr>
          <w:rFonts w:hint="default" w:ascii="Times New Roman" w:hAnsi="Times New Roman" w:cs="Times New Roman"/>
          <w:sz w:val="24"/>
          <w:szCs w:val="24"/>
        </w:rPr>
        <w:t> 。从机器学习的角度来看：语言模型是对语句的概率分布的建模。通俗解释：判断一个语言序列是否是正常语句，即是否是</w:t>
      </w:r>
      <w:r>
        <w:rPr>
          <w:rFonts w:hint="default" w:ascii="Times New Roman" w:hAnsi="Times New Roman" w:cs="Times New Roman"/>
          <w:sz w:val="24"/>
          <w:szCs w:val="24"/>
          <w:lang w:val="en-US" w:eastAsia="zh-CN"/>
        </w:rPr>
        <w:t>更符合对应语言的使用习惯</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例如</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P(I am right)&gt;P(I right am) 。</w:t>
      </w:r>
    </w:p>
    <w:p>
      <w:pPr>
        <w:spacing w:line="460" w:lineRule="exact"/>
        <w:ind w:firstLine="42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语言模型是很多自然语言处理应用的基石，非常多自然语言处理应用的技术都是基于语言模型。语言模型的任务就是预测每个句子在语言中出现的概率。</w:t>
      </w:r>
      <w:r>
        <w:rPr>
          <w:rFonts w:hint="eastAsia" w:cs="Times New Roman"/>
          <w:sz w:val="24"/>
          <w:szCs w:val="24"/>
          <w:lang w:val="en-US" w:eastAsia="zh-CN"/>
        </w:rPr>
        <w:t>本次大作业</w:t>
      </w:r>
      <w:r>
        <w:rPr>
          <w:rFonts w:hint="default" w:ascii="Times New Roman" w:hAnsi="Times New Roman" w:cs="Times New Roman"/>
          <w:sz w:val="24"/>
          <w:szCs w:val="24"/>
          <w:lang w:val="en-US" w:eastAsia="zh-CN"/>
        </w:rPr>
        <w:t>实现的语言模型是基于ptb数据集的，而且是基于字符级的语言模型</w:t>
      </w:r>
      <w:r>
        <w:rPr>
          <w:rFonts w:hint="eastAsia" w:cs="Times New Roman"/>
          <w:sz w:val="24"/>
          <w:szCs w:val="24"/>
          <w:lang w:val="en-US" w:eastAsia="zh-CN"/>
        </w:rPr>
        <w:t>。</w:t>
      </w:r>
    </w:p>
    <w:p>
      <w:pPr>
        <w:pStyle w:val="4"/>
        <w:spacing w:line="360" w:lineRule="auto"/>
        <w:rPr>
          <w:lang w:val="fr-FR"/>
        </w:rPr>
      </w:pPr>
      <w:bookmarkStart w:id="215" w:name="_Toc1694"/>
      <w:r>
        <w:rPr>
          <w:rFonts w:hint="eastAsia"/>
          <w:lang w:val="en-US" w:eastAsia="zh-CN"/>
        </w:rPr>
        <w:t>2</w:t>
      </w:r>
      <w:r>
        <w:rPr>
          <w:rFonts w:hint="eastAsia"/>
        </w:rPr>
        <w:t xml:space="preserve">.3.2 </w:t>
      </w:r>
      <w:r>
        <w:rPr>
          <w:rFonts w:hint="eastAsia"/>
          <w:lang w:val="en-US" w:eastAsia="zh-CN"/>
        </w:rPr>
        <w:t>评价标准</w:t>
      </w:r>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p>
    <w:p>
      <w:pPr>
        <w:spacing w:line="460" w:lineRule="exact"/>
        <w:ind w:firstLine="42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混淆度 (Perplexity) 用来衡量一个语言模型在未见过的的字符串S上的表现。对于一个长度为N的字符串S，语言模型给出概率P(S)，对应的混淆度 (Perplexity)为 2^{-(1/N) log2 P(S)}。其中字符串长度单位可以是字符 (characters) 也可以是单词 (words)。字符串的内容是用来测试的用例。</w:t>
      </w:r>
    </w:p>
    <w:p>
      <w:pPr>
        <w:spacing w:line="460" w:lineRule="exact"/>
        <w:ind w:firstLine="42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bits-per-character (bpc)，当计算基于字符长度单位的混淆度 (Perplexity)时，Perplexity = 2^bpc.bpc和ppl值越小越好。Perplexity和bpc本质上都是对比模型计算出来的预测序列的概率分布和实际的概率分布，并通过交叉熵来衡量这两个分布的相似程度</w:t>
      </w:r>
    </w:p>
    <w:bookmarkEnd w:id="146"/>
    <w:bookmarkEnd w:id="147"/>
    <w:bookmarkEnd w:id="148"/>
    <w:bookmarkEnd w:id="149"/>
    <w:bookmarkEnd w:id="150"/>
    <w:bookmarkEnd w:id="151"/>
    <w:bookmarkEnd w:id="152"/>
    <w:bookmarkEnd w:id="153"/>
    <w:bookmarkEnd w:id="154"/>
    <w:bookmarkEnd w:id="155"/>
    <w:bookmarkEnd w:id="156"/>
    <w:bookmarkEnd w:id="157"/>
    <w:bookmarkEnd w:id="158"/>
    <w:p>
      <w:pPr>
        <w:pStyle w:val="3"/>
        <w:spacing w:before="156" w:after="156"/>
        <w:rPr>
          <w:rFonts w:hint="default" w:ascii="Times New Roman" w:hAnsi="Times New Roman" w:cs="Times New Roman"/>
          <w:sz w:val="24"/>
          <w:szCs w:val="24"/>
          <w:lang w:val="en-US" w:eastAsia="zh-CN"/>
        </w:rPr>
      </w:pPr>
      <w:bookmarkStart w:id="216" w:name="_Toc4687"/>
      <w:r>
        <w:rPr>
          <w:rFonts w:hint="eastAsia"/>
          <w:lang w:val="en-US" w:eastAsia="zh-CN"/>
        </w:rPr>
        <w:t>2</w:t>
      </w:r>
      <w:r>
        <w:rPr>
          <w:rFonts w:hint="eastAsia"/>
        </w:rPr>
        <w:t>.</w:t>
      </w:r>
      <w:r>
        <w:rPr>
          <w:rFonts w:hint="eastAsia"/>
          <w:lang w:val="en-US" w:eastAsia="zh-CN"/>
        </w:rPr>
        <w:t>4</w:t>
      </w:r>
      <w:r>
        <w:rPr>
          <w:rFonts w:hint="eastAsia"/>
        </w:rPr>
        <w:t xml:space="preserve"> </w:t>
      </w:r>
      <w:r>
        <w:rPr>
          <w:rFonts w:hint="eastAsia"/>
          <w:lang w:val="en-US" w:eastAsia="zh-CN"/>
        </w:rPr>
        <w:t>Vivado</w:t>
      </w: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HLS</w:t>
      </w:r>
      <w:bookmarkEnd w:id="216"/>
    </w:p>
    <w:p>
      <w:pPr>
        <w:spacing w:line="460" w:lineRule="exact"/>
        <w:ind w:firstLine="420"/>
        <w:rPr>
          <w:rFonts w:hint="default"/>
          <w:lang w:val="en-US" w:eastAsia="zh-CN"/>
        </w:rPr>
      </w:pPr>
      <w:r>
        <w:rPr>
          <w:rFonts w:hint="default" w:ascii="Times New Roman" w:hAnsi="Times New Roman" w:cs="Times New Roman"/>
          <w:sz w:val="24"/>
          <w:szCs w:val="24"/>
          <w:lang w:val="en-US" w:eastAsia="zh-CN"/>
        </w:rPr>
        <w:t>设计定义阶段主要进行方案验证、系统设计和</w:t>
      </w:r>
      <w:r>
        <w:rPr>
          <w:rFonts w:hint="eastAsia" w:cs="Times New Roman"/>
          <w:sz w:val="24"/>
          <w:szCs w:val="24"/>
          <w:lang w:val="en-US" w:eastAsia="zh-CN"/>
        </w:rPr>
        <w:t>FPGA</w:t>
      </w:r>
      <w:r>
        <w:rPr>
          <w:rFonts w:hint="default" w:ascii="Times New Roman" w:hAnsi="Times New Roman" w:cs="Times New Roman"/>
          <w:sz w:val="24"/>
          <w:szCs w:val="24"/>
          <w:lang w:val="en-US" w:eastAsia="zh-CN"/>
        </w:rPr>
        <w:t>芯片选型等准备工作。根据任务要求，评估系统的指标和复杂度，对工作速度和芯片本身的资源、成本等方面进行权衡，选择合理的设计方案和合适的器件类型。代码实现阶段是将划分好的各功能模块用硬件描述语言表达出来，常用的硬件描述语言有Verilog和VHDL。</w:t>
      </w:r>
      <w:r>
        <w:rPr>
          <w:rFonts w:hint="eastAsia" w:cs="Times New Roman"/>
          <w:sz w:val="24"/>
          <w:szCs w:val="24"/>
          <w:lang w:val="en-US" w:eastAsia="zh-CN"/>
        </w:rPr>
        <w:t>HLS</w:t>
      </w:r>
      <w:r>
        <w:rPr>
          <w:rFonts w:hint="default" w:ascii="Times New Roman" w:hAnsi="Times New Roman" w:cs="Times New Roman"/>
          <w:sz w:val="24"/>
          <w:szCs w:val="24"/>
          <w:lang w:val="en-US" w:eastAsia="zh-CN"/>
        </w:rPr>
        <w:t>工具可以在一定程度上把c语言代码映射成硬件语言实现来降低开发周期。</w:t>
      </w:r>
      <w:r>
        <w:rPr>
          <w:rFonts w:hint="eastAsia" w:ascii="Times New Roman" w:hAnsi="Times New Roman" w:cs="Times New Roman"/>
          <w:sz w:val="24"/>
          <w:szCs w:val="24"/>
          <w:lang w:val="en-US" w:eastAsia="zh-CN"/>
        </w:rPr>
        <w:tab/>
      </w:r>
    </w:p>
    <w:p>
      <w:pPr>
        <w:pStyle w:val="4"/>
        <w:bidi w:val="0"/>
        <w:rPr>
          <w:rFonts w:hint="default"/>
          <w:lang w:val="en-US"/>
        </w:rPr>
      </w:pPr>
      <w:bookmarkStart w:id="217" w:name="_Toc15488"/>
      <w:r>
        <w:rPr>
          <w:rFonts w:hint="eastAsia"/>
          <w:lang w:val="en-US" w:eastAsia="zh-CN"/>
        </w:rPr>
        <w:t>2</w:t>
      </w:r>
      <w:r>
        <w:rPr>
          <w:rFonts w:hint="eastAsia"/>
        </w:rPr>
        <w:t>.</w:t>
      </w:r>
      <w:r>
        <w:rPr>
          <w:rFonts w:hint="eastAsia"/>
          <w:lang w:val="en-US" w:eastAsia="zh-CN"/>
        </w:rPr>
        <w:t>4</w:t>
      </w:r>
      <w:r>
        <w:rPr>
          <w:rFonts w:hint="eastAsia"/>
        </w:rPr>
        <w:t>.</w:t>
      </w:r>
      <w:r>
        <w:rPr>
          <w:rFonts w:hint="eastAsia"/>
          <w:lang w:val="en-US" w:eastAsia="zh-CN"/>
        </w:rPr>
        <w:t>1</w:t>
      </w:r>
      <w:r>
        <w:rPr>
          <w:rFonts w:hint="eastAsia"/>
        </w:rPr>
        <w:t xml:space="preserve"> </w:t>
      </w:r>
      <w:r>
        <w:rPr>
          <w:rFonts w:hint="default"/>
          <w:lang w:val="en-US" w:eastAsia="zh-CN"/>
        </w:rPr>
        <w:t>高层次综合</w:t>
      </w:r>
      <w:r>
        <w:rPr>
          <w:rFonts w:hint="eastAsia"/>
          <w:lang w:val="en-US" w:eastAsia="zh-CN"/>
        </w:rPr>
        <w:t>HLS</w:t>
      </w:r>
      <w:bookmarkEnd w:id="217"/>
    </w:p>
    <w:p>
      <w:pPr>
        <w:spacing w:line="460" w:lineRule="exact"/>
        <w:ind w:firstLine="420"/>
        <w:rPr>
          <w:rFonts w:hint="default" w:ascii="Times New Roman" w:hAnsi="Times New Roman" w:cs="Times New Roman"/>
          <w:sz w:val="24"/>
          <w:szCs w:val="24"/>
          <w:lang w:val="en-US" w:eastAsia="zh-CN"/>
        </w:rPr>
      </w:pPr>
      <w:r>
        <w:rPr>
          <w:rFonts w:hint="eastAsia" w:cs="Times New Roman"/>
          <w:sz w:val="24"/>
          <w:szCs w:val="24"/>
          <w:lang w:val="en-US" w:eastAsia="zh-CN"/>
        </w:rPr>
        <w:t>HLS</w:t>
      </w:r>
      <w:r>
        <w:rPr>
          <w:rFonts w:hint="default" w:ascii="Times New Roman" w:hAnsi="Times New Roman" w:cs="Times New Roman"/>
          <w:sz w:val="24"/>
          <w:szCs w:val="24"/>
          <w:lang w:val="en-US" w:eastAsia="zh-CN"/>
        </w:rPr>
        <w:t>（High Level Synthesis，高层次综合）是一种代码的综合技术，可以把特定编程风格的c语言代码映射成rtl级的设计。开发进度快适用于设计架构的快速验证。因为从C代码中，编译器往往得不到足够的信息来完成优化工作，譬如数据的输入输出采用何种接口，程序内部的计算并行度是多少以及计算过程中是否需要进行流水线设计。这一些无法在C代码中指定的内容，可以采用Pragma进行指定，以对综合过程进行更高的控制。然而也并不是所有的C语言代码都可以被设计成rtl的设计，使用C代码时依然要有硬件的实现考虑到硬件的实现，并且符合rtl设计时的基本逻辑和思想。</w:t>
      </w:r>
    </w:p>
    <w:p>
      <w:pPr>
        <w:pStyle w:val="4"/>
        <w:spacing w:line="360" w:lineRule="auto"/>
        <w:rPr>
          <w:rFonts w:hint="eastAsia"/>
          <w:lang w:val="en-US" w:eastAsia="zh-CN"/>
        </w:rPr>
      </w:pPr>
      <w:bookmarkStart w:id="218" w:name="_Toc9424"/>
      <w:r>
        <w:rPr>
          <w:rFonts w:hint="eastAsia"/>
          <w:lang w:val="en-US" w:eastAsia="zh-CN"/>
        </w:rPr>
        <w:t>2</w:t>
      </w:r>
      <w:r>
        <w:rPr>
          <w:rFonts w:hint="eastAsia"/>
        </w:rPr>
        <w:t>.</w:t>
      </w:r>
      <w:r>
        <w:rPr>
          <w:rFonts w:hint="eastAsia"/>
          <w:lang w:val="en-US" w:eastAsia="zh-CN"/>
        </w:rPr>
        <w:t>4</w:t>
      </w:r>
      <w:r>
        <w:rPr>
          <w:rFonts w:hint="eastAsia"/>
        </w:rPr>
        <w:t xml:space="preserve">.2 </w:t>
      </w:r>
      <w:r>
        <w:rPr>
          <w:rFonts w:hint="eastAsia"/>
          <w:lang w:val="en-US" w:eastAsia="zh-CN"/>
        </w:rPr>
        <w:t>逻辑综合与布局布线</w:t>
      </w:r>
      <w:bookmarkEnd w:id="218"/>
    </w:p>
    <w:p>
      <w:pPr>
        <w:spacing w:line="460" w:lineRule="exact"/>
        <w:ind w:firstLine="42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逻辑综合的概念是：将高级抽象层次的语言描述转化成较低层次的电路结构。也就是说将硬件描述语言描述的电路逻辑转化成与门、或门、非门、触发器等基本逻辑单元的互连关系，也就是我们常说的门级网表。利用Verilog 做电路设计时需要强调可综合的概念，可综合代码可以被翻译成门级电路，不可综合就是代码不能被翻译成与之对应的门级电路。综合是创造性的转化过程，它不但能翻译电路，还能够根据我们的需求优化电路，比如去除电路描述中冗余的电路结构，或者复用功能相同的电路结构。Verilog的逻辑综合和</w:t>
      </w:r>
      <w:r>
        <w:rPr>
          <w:rFonts w:hint="eastAsia" w:cs="Times New Roman"/>
          <w:sz w:val="24"/>
          <w:szCs w:val="24"/>
          <w:lang w:val="en-US" w:eastAsia="zh-CN"/>
        </w:rPr>
        <w:t>HLS</w:t>
      </w:r>
      <w:r>
        <w:rPr>
          <w:rFonts w:hint="default" w:ascii="Times New Roman" w:hAnsi="Times New Roman" w:cs="Times New Roman"/>
          <w:sz w:val="24"/>
          <w:szCs w:val="24"/>
          <w:lang w:val="en-US" w:eastAsia="zh-CN"/>
        </w:rPr>
        <w:t>的综合本质上市一样的都是从一个高层级映射到低层级的实现。</w:t>
      </w:r>
    </w:p>
    <w:p>
      <w:pPr>
        <w:spacing w:line="460" w:lineRule="exact"/>
        <w:ind w:firstLine="420"/>
        <w:rPr>
          <w:rFonts w:hint="default" w:ascii="Times New Roman" w:hAnsi="Times New Roman" w:cs="Times New Roman"/>
          <w:sz w:val="24"/>
          <w:szCs w:val="24"/>
          <w:lang w:val="en-US" w:eastAsia="zh-CN"/>
        </w:rPr>
        <w:sectPr>
          <w:headerReference r:id="rId8" w:type="default"/>
          <w:footerReference r:id="rId9" w:type="default"/>
          <w:pgSz w:w="11906" w:h="16838"/>
          <w:pgMar w:top="1418" w:right="1418" w:bottom="1418" w:left="1701" w:header="851" w:footer="851" w:gutter="0"/>
          <w:pgBorders>
            <w:top w:val="none" w:sz="0" w:space="0"/>
            <w:left w:val="none" w:sz="0" w:space="0"/>
            <w:bottom w:val="none" w:sz="0" w:space="0"/>
            <w:right w:val="none" w:sz="0" w:space="0"/>
          </w:pgBorders>
          <w:pgNumType w:fmt="decimal"/>
          <w:cols w:space="425" w:num="1"/>
          <w:docGrid w:type="lines" w:linePitch="312" w:charSpace="0"/>
        </w:sectPr>
      </w:pPr>
      <w:r>
        <w:rPr>
          <w:rFonts w:hint="default" w:ascii="Times New Roman" w:hAnsi="Times New Roman" w:cs="Times New Roman"/>
          <w:sz w:val="24"/>
          <w:szCs w:val="24"/>
          <w:lang w:val="en-US" w:eastAsia="zh-CN"/>
        </w:rPr>
        <w:t>综合后生成的门级网表只是表示了门与门之间虚拟的连接关系，并没有规定每个门的位置以及连线长度等。布局布线就是一个将门级网表中的门的位置以及连线信息确定下来的过程。</w:t>
      </w:r>
      <w:r>
        <w:rPr>
          <w:rFonts w:hint="eastAsia"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综合后生成的门级网表只是虚拟的连接关系，并没有反应到实物上去。布局布线有时也叫作实现与布局布线，布局布线将逻辑网表中的门级连接关系配置到</w:t>
      </w:r>
      <w:r>
        <w:rPr>
          <w:rFonts w:hint="eastAsia" w:cs="Times New Roman"/>
          <w:sz w:val="24"/>
          <w:szCs w:val="24"/>
          <w:lang w:val="en-US" w:eastAsia="zh-CN"/>
        </w:rPr>
        <w:t>FPGA</w:t>
      </w:r>
      <w:r>
        <w:rPr>
          <w:rFonts w:hint="default" w:ascii="Times New Roman" w:hAnsi="Times New Roman" w:cs="Times New Roman"/>
          <w:sz w:val="24"/>
          <w:szCs w:val="24"/>
          <w:lang w:val="en-US" w:eastAsia="zh-CN"/>
        </w:rPr>
        <w:t>芯片内部的固有硬件结构上。布局布线过程将每一个门实际配置到固定位置的可编程逻辑块（CLB）中。是相对于综合来说更加具体的实现，布局布线后经过仿真验证就可以经行板级调试了。</w:t>
      </w:r>
    </w:p>
    <w:p>
      <w:pPr>
        <w:pStyle w:val="2"/>
        <w:spacing w:before="249" w:after="156"/>
        <w:jc w:val="center"/>
        <w:rPr>
          <w:del w:id="1367" w:author="dell" w:date="2020-05-27T16:02:24Z"/>
          <w:rFonts w:hint="default"/>
          <w:lang w:val="en-US"/>
        </w:rPr>
      </w:pPr>
      <w:bookmarkStart w:id="219" w:name="_Toc2853"/>
      <w:bookmarkStart w:id="220" w:name="_Toc25406"/>
      <w:bookmarkStart w:id="221" w:name="_Toc5151"/>
      <w:bookmarkStart w:id="222" w:name="_Toc17592"/>
      <w:bookmarkStart w:id="223" w:name="_Toc16776_WPSOffice_Level1"/>
      <w:bookmarkStart w:id="224" w:name="_Toc6525"/>
      <w:bookmarkStart w:id="225" w:name="_Toc26449"/>
      <w:bookmarkStart w:id="226" w:name="_Toc17382"/>
      <w:bookmarkStart w:id="227" w:name="_Toc19992"/>
      <w:bookmarkStart w:id="228" w:name="_Toc7596"/>
      <w:bookmarkStart w:id="229" w:name="_Toc28513"/>
      <w:bookmarkStart w:id="230" w:name="_Toc13289"/>
      <w:bookmarkStart w:id="231" w:name="_Toc20792"/>
      <w:bookmarkStart w:id="232" w:name="_Toc13821"/>
      <w:r>
        <w:rPr>
          <w:rFonts w:hint="eastAsia"/>
          <w:lang w:val="en-US" w:eastAsia="zh-CN"/>
        </w:rPr>
        <w:t>3</w:t>
      </w:r>
      <w:ins w:id="1368" w:author="dell" w:date="2020-05-23T00:58:40Z">
        <w:r>
          <w:rPr>
            <w:rFonts w:hint="eastAsia"/>
            <w:lang w:val="en-US" w:eastAsia="zh-CN"/>
          </w:rPr>
          <w:t xml:space="preserve"> </w:t>
        </w:r>
      </w:ins>
      <w:r>
        <w:rPr>
          <w:rFonts w:hint="eastAsia"/>
          <w:lang w:val="en-US" w:eastAsia="zh-CN"/>
        </w:rPr>
        <w:t>加速器结构</w:t>
      </w:r>
      <w:bookmarkEnd w:id="219"/>
    </w:p>
    <w:p>
      <w:pPr>
        <w:pStyle w:val="2"/>
        <w:spacing w:before="249" w:after="156"/>
        <w:jc w:val="center"/>
        <w:rPr>
          <w:ins w:id="1370" w:author="dell" w:date="2020-05-27T16:02:21Z"/>
          <w:rFonts w:hint="default" w:eastAsia="宋体"/>
          <w:sz w:val="24"/>
        </w:rPr>
        <w:pPrChange w:id="1369" w:author="dell" w:date="2020-05-27T16:02:24Z">
          <w:pPr>
            <w:pStyle w:val="3"/>
            <w:spacing w:before="156" w:after="156"/>
          </w:pPr>
        </w:pPrChange>
      </w:pPr>
    </w:p>
    <w:p/>
    <w:bookmarkEnd w:id="220"/>
    <w:bookmarkEnd w:id="221"/>
    <w:bookmarkEnd w:id="222"/>
    <w:bookmarkEnd w:id="223"/>
    <w:bookmarkEnd w:id="224"/>
    <w:bookmarkEnd w:id="225"/>
    <w:bookmarkEnd w:id="226"/>
    <w:bookmarkEnd w:id="227"/>
    <w:bookmarkEnd w:id="228"/>
    <w:bookmarkEnd w:id="229"/>
    <w:bookmarkEnd w:id="230"/>
    <w:bookmarkEnd w:id="231"/>
    <w:bookmarkEnd w:id="232"/>
    <w:p>
      <w:pPr>
        <w:pStyle w:val="3"/>
        <w:spacing w:before="156" w:after="156"/>
        <w:rPr>
          <w:rFonts w:hint="eastAsia"/>
          <w:lang w:val="en-US" w:eastAsia="zh-CN"/>
        </w:rPr>
      </w:pPr>
      <w:bookmarkStart w:id="233" w:name="_Toc16012"/>
      <w:r>
        <w:rPr>
          <w:rFonts w:hint="eastAsia"/>
          <w:lang w:val="en-US" w:eastAsia="zh-CN"/>
        </w:rPr>
        <w:t>3</w:t>
      </w:r>
      <w:r>
        <w:rPr>
          <w:rFonts w:hint="eastAsia"/>
        </w:rPr>
        <w:t>.</w:t>
      </w:r>
      <w:r>
        <w:rPr>
          <w:rFonts w:hint="eastAsia"/>
          <w:lang w:val="en-US" w:eastAsia="zh-CN"/>
        </w:rPr>
        <w:t>1</w:t>
      </w:r>
      <w:r>
        <w:rPr>
          <w:rFonts w:hint="eastAsia"/>
        </w:rPr>
        <w:t xml:space="preserve"> </w:t>
      </w:r>
      <w:r>
        <w:rPr>
          <w:rFonts w:hint="eastAsia"/>
          <w:lang w:val="en-US" w:eastAsia="zh-CN"/>
        </w:rPr>
        <w:t>整体结构</w:t>
      </w:r>
      <w:bookmarkEnd w:id="233"/>
    </w:p>
    <w:p>
      <w:pPr>
        <w:spacing w:line="460" w:lineRule="exact"/>
        <w:ind w:firstLine="42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下图展示了</w:t>
      </w:r>
      <w:r>
        <w:rPr>
          <w:rFonts w:hint="eastAsia" w:cs="Times New Roman"/>
          <w:sz w:val="24"/>
          <w:szCs w:val="24"/>
          <w:lang w:val="en-US" w:eastAsia="zh-CN"/>
        </w:rPr>
        <w:t>LSTM</w:t>
      </w:r>
      <w:r>
        <w:rPr>
          <w:rFonts w:hint="default" w:ascii="Times New Roman" w:hAnsi="Times New Roman" w:cs="Times New Roman"/>
          <w:sz w:val="24"/>
          <w:szCs w:val="24"/>
          <w:lang w:val="en-US" w:eastAsia="zh-CN"/>
        </w:rPr>
        <w:t>加速器的硬件实现结构，主要模块有隐藏层模块，输出层模块，存放权重和状态的存储器。隐藏层计算模块主要用来实现神经网络中隐藏层的计算，以及</w:t>
      </w:r>
      <w:r>
        <w:rPr>
          <w:rFonts w:hint="eastAsia" w:cs="Times New Roman"/>
          <w:sz w:val="24"/>
          <w:szCs w:val="24"/>
          <w:lang w:val="en-US" w:eastAsia="zh-CN"/>
        </w:rPr>
        <w:t>Normalization</w:t>
      </w:r>
      <w:r>
        <w:rPr>
          <w:rFonts w:hint="default" w:ascii="Times New Roman" w:hAnsi="Times New Roman" w:cs="Times New Roman"/>
          <w:sz w:val="24"/>
          <w:szCs w:val="24"/>
          <w:lang w:val="en-US" w:eastAsia="zh-CN"/>
        </w:rPr>
        <w:t>处理。归一化处理前的计算以PE（processing element）为单位进行展开，PE内部的计算时并行执行的，通过调整PE的大小即可调整计算的并行程度，增加PE会增加并行性，导致更高的硬件使用量和更低的延迟，这种灵活性允许根据目标设备上的可用资源调整并行性。PE并行计算得到所有矩阵计算的结果，经过</w:t>
      </w:r>
      <w:r>
        <w:rPr>
          <w:rFonts w:hint="eastAsia" w:cs="Times New Roman"/>
          <w:sz w:val="24"/>
          <w:szCs w:val="24"/>
          <w:lang w:val="en-US" w:eastAsia="zh-CN"/>
        </w:rPr>
        <w:t>Normalization</w:t>
      </w:r>
      <w:r>
        <w:rPr>
          <w:rFonts w:hint="default" w:ascii="Times New Roman" w:hAnsi="Times New Roman" w:cs="Times New Roman"/>
          <w:sz w:val="24"/>
          <w:szCs w:val="24"/>
          <w:lang w:val="en-US" w:eastAsia="zh-CN"/>
        </w:rPr>
        <w:t>处理后整理成HiddenLayer的计算结果即</w:t>
      </w:r>
      <w:r>
        <w:rPr>
          <w:rFonts w:hint="default" w:ascii="Times New Roman" w:hAnsi="Times New Roman" w:cs="Times New Roman"/>
          <w:sz w:val="24"/>
          <w:szCs w:val="24"/>
          <w:lang w:val="en-US" w:eastAsia="zh-CN"/>
        </w:rPr>
        <w:object>
          <v:shape id="_x0000_i1053" o:spt="75" type="#_x0000_t75" style="height:18pt;width:47pt;" o:ole="t" filled="f" o:preferrelative="t" stroked="f" coordsize="21600,21600">
            <v:path/>
            <v:fill on="f" focussize="0,0"/>
            <v:stroke on="f"/>
            <v:imagedata r:id="rId74" o:title=""/>
            <o:lock v:ext="edit" aspectratio="t"/>
            <w10:wrap type="none"/>
            <w10:anchorlock/>
          </v:shape>
          <o:OLEObject Type="Embed" ProgID="Equation.KSEE3" ShapeID="_x0000_i1053" DrawAspect="Content" ObjectID="_1468075753" r:id="rId73">
            <o:LockedField>false</o:LockedField>
          </o:OLEObject>
        </w:object>
      </w:r>
      <w:r>
        <w:rPr>
          <w:rFonts w:hint="default" w:ascii="Times New Roman" w:hAnsi="Times New Roman" w:cs="Times New Roman"/>
          <w:sz w:val="24"/>
          <w:szCs w:val="24"/>
          <w:lang w:val="en-US" w:eastAsia="zh-CN"/>
        </w:rPr>
        <w:t>，将其都写入</w:t>
      </w:r>
      <w:r>
        <w:rPr>
          <w:rFonts w:hint="eastAsia" w:cs="Times New Roman"/>
          <w:sz w:val="24"/>
          <w:szCs w:val="24"/>
          <w:lang w:val="en-US" w:eastAsia="zh-CN"/>
        </w:rPr>
        <w:t>FIFO</w:t>
      </w:r>
      <w:r>
        <w:rPr>
          <w:rFonts w:hint="default" w:ascii="Times New Roman" w:hAnsi="Times New Roman" w:cs="Times New Roman"/>
          <w:sz w:val="24"/>
          <w:szCs w:val="24"/>
          <w:lang w:val="en-US" w:eastAsia="zh-CN"/>
        </w:rPr>
        <w:t>中，输出层读取后进行计算，输出层内部的计算依然采用并行计算的结构。</w:t>
      </w:r>
      <w:r>
        <w:rPr>
          <w:rFonts w:hint="eastAsia" w:cs="Times New Roman"/>
          <w:sz w:val="24"/>
          <w:szCs w:val="24"/>
          <w:lang w:val="en-US" w:eastAsia="zh-CN"/>
        </w:rPr>
        <w:t>本次大作业</w:t>
      </w:r>
      <w:r>
        <w:rPr>
          <w:rFonts w:hint="default" w:ascii="Times New Roman" w:hAnsi="Times New Roman" w:cs="Times New Roman"/>
          <w:sz w:val="24"/>
          <w:szCs w:val="24"/>
          <w:lang w:val="en-US" w:eastAsia="zh-CN"/>
        </w:rPr>
        <w:t>实现的语言模型只有一层隐藏层，若是更复杂的结构可以根据需求增加隐藏层模块的数量或者共享一个模块。</w:t>
      </w:r>
    </w:p>
    <w:p>
      <w:pPr>
        <w:spacing w:line="460" w:lineRule="exact"/>
        <w:ind w:firstLine="42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anchor distT="0" distB="0" distL="114300" distR="114300" simplePos="0" relativeHeight="252385280" behindDoc="0" locked="0" layoutInCell="1" allowOverlap="1">
            <wp:simplePos x="0" y="0"/>
            <wp:positionH relativeFrom="column">
              <wp:posOffset>396240</wp:posOffset>
            </wp:positionH>
            <wp:positionV relativeFrom="paragraph">
              <wp:posOffset>183515</wp:posOffset>
            </wp:positionV>
            <wp:extent cx="4829810" cy="2464435"/>
            <wp:effectExtent l="0" t="0" r="1270" b="4445"/>
            <wp:wrapSquare wrapText="bothSides"/>
            <wp:docPr id="18" name="图片 18" descr="硬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硬件"/>
                    <pic:cNvPicPr>
                      <a:picLocks noChangeAspect="1"/>
                    </pic:cNvPicPr>
                  </pic:nvPicPr>
                  <pic:blipFill>
                    <a:blip r:embed="rId75"/>
                    <a:stretch>
                      <a:fillRect/>
                    </a:stretch>
                  </pic:blipFill>
                  <pic:spPr>
                    <a:xfrm>
                      <a:off x="0" y="0"/>
                      <a:ext cx="4829810" cy="2464435"/>
                    </a:xfrm>
                    <a:prstGeom prst="rect">
                      <a:avLst/>
                    </a:prstGeom>
                  </pic:spPr>
                </pic:pic>
              </a:graphicData>
            </a:graphic>
          </wp:anchor>
        </w:drawing>
      </w:r>
    </w:p>
    <w:p>
      <w:pPr>
        <w:spacing w:line="460" w:lineRule="exact"/>
        <w:ind w:firstLine="420"/>
        <w:rPr>
          <w:rFonts w:hint="default" w:ascii="Times New Roman" w:hAnsi="Times New Roman" w:cs="Times New Roman"/>
          <w:sz w:val="24"/>
          <w:szCs w:val="24"/>
          <w:lang w:val="en-US" w:eastAsia="zh-CN"/>
        </w:rPr>
      </w:pPr>
    </w:p>
    <w:p>
      <w:pPr>
        <w:spacing w:line="460" w:lineRule="exact"/>
        <w:ind w:firstLine="420"/>
        <w:rPr>
          <w:rFonts w:hint="default" w:ascii="Times New Roman" w:hAnsi="Times New Roman" w:cs="Times New Roman"/>
          <w:sz w:val="24"/>
          <w:szCs w:val="24"/>
          <w:lang w:val="en-US" w:eastAsia="zh-CN"/>
        </w:rPr>
      </w:pPr>
    </w:p>
    <w:p>
      <w:pPr>
        <w:spacing w:line="460" w:lineRule="exact"/>
        <w:ind w:firstLine="420"/>
        <w:rPr>
          <w:rFonts w:hint="default" w:ascii="Times New Roman" w:hAnsi="Times New Roman" w:cs="Times New Roman"/>
          <w:sz w:val="24"/>
          <w:szCs w:val="24"/>
          <w:lang w:val="en-US" w:eastAsia="zh-CN"/>
        </w:rPr>
      </w:pPr>
    </w:p>
    <w:p>
      <w:pPr>
        <w:spacing w:line="460" w:lineRule="exact"/>
        <w:ind w:firstLine="420"/>
        <w:rPr>
          <w:rFonts w:hint="default" w:ascii="Times New Roman" w:hAnsi="Times New Roman" w:cs="Times New Roman"/>
          <w:sz w:val="24"/>
          <w:szCs w:val="24"/>
          <w:lang w:val="en-US" w:eastAsia="zh-CN"/>
        </w:rPr>
      </w:pPr>
    </w:p>
    <w:p>
      <w:pPr>
        <w:spacing w:line="460" w:lineRule="exact"/>
        <w:ind w:firstLine="420"/>
        <w:rPr>
          <w:rFonts w:hint="default" w:ascii="Times New Roman" w:hAnsi="Times New Roman" w:cs="Times New Roman"/>
          <w:sz w:val="24"/>
          <w:szCs w:val="24"/>
          <w:lang w:val="en-US" w:eastAsia="zh-CN"/>
        </w:rPr>
      </w:pPr>
    </w:p>
    <w:p>
      <w:pPr>
        <w:pStyle w:val="4"/>
        <w:bidi w:val="0"/>
        <w:rPr>
          <w:rFonts w:hint="default"/>
          <w:lang w:val="en-US" w:eastAsia="zh-CN"/>
        </w:rPr>
      </w:pPr>
      <w:bookmarkStart w:id="234" w:name="_Toc25747"/>
      <w:r>
        <w:rPr>
          <w:rFonts w:hint="eastAsia"/>
          <w:lang w:val="en-US" w:eastAsia="zh-CN"/>
        </w:rPr>
        <w:t>3</w:t>
      </w:r>
      <w:r>
        <w:rPr>
          <w:rFonts w:hint="eastAsia"/>
        </w:rPr>
        <w:t>.</w:t>
      </w:r>
      <w:r>
        <w:rPr>
          <w:rFonts w:hint="eastAsia"/>
          <w:lang w:val="en-US" w:eastAsia="zh-CN"/>
        </w:rPr>
        <w:t>1</w:t>
      </w:r>
      <w:r>
        <w:rPr>
          <w:rFonts w:hint="eastAsia"/>
        </w:rPr>
        <w:t>.</w:t>
      </w:r>
      <w:r>
        <w:rPr>
          <w:rFonts w:hint="eastAsia"/>
          <w:lang w:val="en-US" w:eastAsia="zh-CN"/>
        </w:rPr>
        <w:t>1</w:t>
      </w:r>
      <w:r>
        <w:rPr>
          <w:rFonts w:hint="eastAsia"/>
        </w:rPr>
        <w:t xml:space="preserve"> </w:t>
      </w:r>
      <w:r>
        <w:rPr>
          <w:rFonts w:hint="default"/>
          <w:lang w:val="en-US" w:eastAsia="zh-CN"/>
        </w:rPr>
        <w:t>处理单元（</w:t>
      </w:r>
      <w:r>
        <w:rPr>
          <w:rFonts w:hint="eastAsia"/>
          <w:lang w:val="en-US" w:eastAsia="zh-CN"/>
        </w:rPr>
        <w:t>P</w:t>
      </w:r>
      <w:r>
        <w:rPr>
          <w:rFonts w:hint="default"/>
          <w:lang w:val="en-US" w:eastAsia="zh-CN"/>
        </w:rPr>
        <w:t xml:space="preserve">rocessing </w:t>
      </w:r>
      <w:r>
        <w:rPr>
          <w:rFonts w:hint="eastAsia"/>
          <w:lang w:val="en-US" w:eastAsia="zh-CN"/>
        </w:rPr>
        <w:t>E</w:t>
      </w:r>
      <w:r>
        <w:rPr>
          <w:rFonts w:hint="default"/>
          <w:lang w:val="en-US" w:eastAsia="zh-CN"/>
        </w:rPr>
        <w:t>lement）</w:t>
      </w:r>
      <w:bookmarkEnd w:id="234"/>
    </w:p>
    <w:p>
      <w:pPr>
        <w:spacing w:line="460" w:lineRule="exact"/>
        <w:ind w:firstLine="42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PE内部的计算是由4个DotVextorToMatrix模块完成的，每个模块负责</w:t>
      </w:r>
      <w:r>
        <w:rPr>
          <w:rFonts w:hint="eastAsia" w:cs="Times New Roman"/>
          <w:sz w:val="24"/>
          <w:szCs w:val="24"/>
          <w:lang w:val="en-US" w:eastAsia="zh-CN"/>
        </w:rPr>
        <w:t>LSTM</w:t>
      </w:r>
      <w:r>
        <w:rPr>
          <w:rFonts w:hint="default" w:ascii="Times New Roman" w:hAnsi="Times New Roman" w:cs="Times New Roman"/>
          <w:sz w:val="24"/>
          <w:szCs w:val="24"/>
          <w:lang w:val="en-US" w:eastAsia="zh-CN"/>
        </w:rPr>
        <w:t xml:space="preserve">结构中的一个门，DotVextorToMatrix模块的实现也是采用可参数化并行的结构实现的，输入的状态和输入的字符向量分别按SIMD_INPUT和SIMD_RECURRENT用pragma </w:t>
      </w:r>
      <w:r>
        <w:rPr>
          <w:rFonts w:hint="eastAsia" w:cs="Times New Roman"/>
          <w:sz w:val="24"/>
          <w:szCs w:val="24"/>
          <w:lang w:val="en-US" w:eastAsia="zh-CN"/>
        </w:rPr>
        <w:t>HLS</w:t>
      </w:r>
      <w:r>
        <w:rPr>
          <w:rFonts w:hint="default" w:ascii="Times New Roman" w:hAnsi="Times New Roman" w:cs="Times New Roman"/>
          <w:sz w:val="24"/>
          <w:szCs w:val="24"/>
          <w:lang w:val="en-US" w:eastAsia="zh-CN"/>
        </w:rPr>
        <w:t xml:space="preserve"> ARRAY展开，每次并行计算SIMD_INPUT和SIMD_RECURRENT个乘法，SIMD_INPUT和SIMD_RECURRENT都是可以通过隐藏层进行配置。称一次这样的计算为SIMD，同时每次SIMD计算操作之间采用pipeline进行优化。如下图所示</w:t>
      </w:r>
    </w:p>
    <w:p>
      <w:pPr>
        <w:pStyle w:val="4"/>
        <w:spacing w:line="360" w:lineRule="auto"/>
        <w:jc w:val="center"/>
        <w:rPr>
          <w:rFonts w:hint="eastAsia"/>
          <w:lang w:val="en-US" w:eastAsia="zh-CN"/>
        </w:rPr>
      </w:pPr>
      <w:bookmarkStart w:id="235" w:name="_Toc14254"/>
      <w:bookmarkStart w:id="236" w:name="_Toc3840"/>
      <w:bookmarkStart w:id="237" w:name="_Toc6006"/>
      <w:r>
        <w:rPr>
          <w:rFonts w:hint="default" w:ascii="Times New Roman" w:hAnsi="Times New Roman" w:cs="Times New Roman"/>
          <w:sz w:val="24"/>
          <w:szCs w:val="24"/>
          <w:lang w:val="en-US" w:eastAsia="zh-CN"/>
        </w:rPr>
        <w:drawing>
          <wp:inline distT="0" distB="0" distL="114300" distR="114300">
            <wp:extent cx="3831590" cy="2886075"/>
            <wp:effectExtent l="0" t="0" r="8890" b="9525"/>
            <wp:docPr id="22" name="图片 22"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P"/>
                    <pic:cNvPicPr>
                      <a:picLocks noChangeAspect="1"/>
                    </pic:cNvPicPr>
                  </pic:nvPicPr>
                  <pic:blipFill>
                    <a:blip r:embed="rId76"/>
                    <a:srcRect l="-4118" t="6272" r="28856" b="32851"/>
                    <a:stretch>
                      <a:fillRect/>
                    </a:stretch>
                  </pic:blipFill>
                  <pic:spPr>
                    <a:xfrm>
                      <a:off x="0" y="0"/>
                      <a:ext cx="3831590" cy="2886075"/>
                    </a:xfrm>
                    <a:prstGeom prst="rect">
                      <a:avLst/>
                    </a:prstGeom>
                  </pic:spPr>
                </pic:pic>
              </a:graphicData>
            </a:graphic>
          </wp:inline>
        </w:drawing>
      </w:r>
      <w:bookmarkEnd w:id="235"/>
      <w:bookmarkEnd w:id="236"/>
      <w:bookmarkEnd w:id="237"/>
    </w:p>
    <w:p>
      <w:pPr>
        <w:spacing w:line="460" w:lineRule="exact"/>
        <w:ind w:firstLine="42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流水线用</w:t>
      </w:r>
      <w:r>
        <w:rPr>
          <w:rFonts w:hint="eastAsia" w:cs="Times New Roman"/>
          <w:sz w:val="24"/>
          <w:szCs w:val="24"/>
          <w:lang w:val="en-US" w:eastAsia="zh-CN"/>
        </w:rPr>
        <w:t>HLS</w:t>
      </w:r>
      <w:r>
        <w:rPr>
          <w:rFonts w:hint="default" w:ascii="Times New Roman" w:hAnsi="Times New Roman" w:cs="Times New Roman"/>
          <w:sz w:val="24"/>
          <w:szCs w:val="24"/>
          <w:lang w:val="en-US" w:eastAsia="zh-CN"/>
        </w:rPr>
        <w:t xml:space="preserve"> pragma pipeline来实现，</w:t>
      </w:r>
      <w:r>
        <w:rPr>
          <w:rFonts w:hint="eastAsia" w:cs="Times New Roman"/>
          <w:sz w:val="24"/>
          <w:szCs w:val="24"/>
          <w:lang w:val="en-US" w:eastAsia="zh-CN"/>
        </w:rPr>
        <w:t>HLS</w:t>
      </w:r>
      <w:r>
        <w:rPr>
          <w:rFonts w:hint="default" w:ascii="Times New Roman" w:hAnsi="Times New Roman" w:cs="Times New Roman"/>
          <w:sz w:val="24"/>
          <w:szCs w:val="24"/>
          <w:lang w:val="en-US" w:eastAsia="zh-CN"/>
        </w:rPr>
        <w:t>会默认选择时延最少的结构去实现。</w:t>
      </w:r>
    </w:p>
    <w:p>
      <w:pPr>
        <w:pStyle w:val="4"/>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lang w:val="en-US" w:eastAsia="zh-CN"/>
        </w:rPr>
      </w:pPr>
      <w:bookmarkStart w:id="238" w:name="_Toc26381"/>
      <w:bookmarkStart w:id="239" w:name="_Toc7895"/>
      <w:r>
        <w:rPr>
          <w:rFonts w:hint="default" w:ascii="Times New Roman" w:hAnsi="Times New Roman" w:cs="Times New Roman"/>
          <w:sz w:val="24"/>
          <w:szCs w:val="24"/>
          <w:lang w:val="en-US" w:eastAsia="zh-CN"/>
        </w:rPr>
        <w:t>3.1.2</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隐藏层（HiddenLayer）的配置</w:t>
      </w:r>
      <w:bookmarkEnd w:id="238"/>
      <w:bookmarkEnd w:id="239"/>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通过模板函数的形式实现该模块的配置，相关属性有</w:t>
      </w:r>
      <w:r>
        <w:rPr>
          <w:rFonts w:hint="eastAsia" w:cs="Times New Roman"/>
          <w:sz w:val="24"/>
          <w:szCs w:val="24"/>
          <w:lang w:val="en-US" w:eastAsia="zh-CN"/>
        </w:rPr>
        <w:t>：</w:t>
      </w:r>
    </w:p>
    <w:p>
      <w:pPr>
        <w:pStyle w:val="5"/>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并行度</w:t>
      </w:r>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unsigned int PE,                 Number of neurons to be executed in parallel</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unsigned int SIMD_INPUT,        </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Number of parallel MAC performed in the gates on input pixels</w:t>
      </w:r>
      <w:r>
        <w:rPr>
          <w:rFonts w:hint="default" w:ascii="Times New Roman" w:hAnsi="Times New Roman" w:cs="Times New Roman"/>
          <w:sz w:val="24"/>
          <w:szCs w:val="24"/>
        </w:rPr>
        <w:br w:type="textWrapping"/>
      </w:r>
      <w:r>
        <w:rPr>
          <w:rFonts w:hint="default" w:ascii="Times New Roman" w:hAnsi="Times New Roman" w:cs="Times New Roman"/>
          <w:sz w:val="24"/>
          <w:szCs w:val="24"/>
        </w:rPr>
        <w:t>unsigned int SIMD_RECURRENT,    Number of parallel MAC performed in the gates on recurrent path</w:t>
      </w:r>
      <w:r>
        <w:rPr>
          <w:rFonts w:hint="default" w:ascii="Times New Roman" w:hAnsi="Times New Roman" w:cs="Times New Roman"/>
          <w:sz w:val="24"/>
          <w:szCs w:val="24"/>
        </w:rPr>
        <w:br w:type="textWrapping"/>
      </w:r>
    </w:p>
    <w:p>
      <w:pPr>
        <w:pStyle w:val="5"/>
        <w:pageBreakBefore w:val="0"/>
        <w:kinsoku/>
        <w:wordWrap/>
        <w:overflowPunct/>
        <w:topLinePunct w:val="0"/>
        <w:autoSpaceDE/>
        <w:autoSpaceDN/>
        <w:bidi w:val="0"/>
        <w:adjustRightInd/>
        <w:snapToGrid/>
        <w:spacing w:line="27" w:lineRule="atLeast"/>
        <w:textAlignment w:val="auto"/>
        <w:rPr>
          <w:rFonts w:hint="default" w:ascii="Times New Roman" w:hAnsi="Times New Roman" w:eastAsia="黑体" w:cs="Times New Roman"/>
          <w:sz w:val="24"/>
          <w:szCs w:val="24"/>
          <w:lang w:val="en-US" w:eastAsia="zh-CN"/>
        </w:rPr>
      </w:pPr>
      <w:r>
        <w:rPr>
          <w:rFonts w:hint="default" w:ascii="Times New Roman" w:hAnsi="Times New Roman" w:cs="Times New Roman"/>
          <w:sz w:val="24"/>
          <w:szCs w:val="24"/>
          <w:lang w:val="en-US" w:eastAsia="zh-CN"/>
        </w:rPr>
        <w:t>类型和位宽</w:t>
      </w:r>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rPr>
        <w:t xml:space="preserve">typename Vector_t,                  Type of the </w:t>
      </w:r>
      <w:r>
        <w:rPr>
          <w:rFonts w:hint="default" w:ascii="Times New Roman" w:hAnsi="Times New Roman" w:cs="Times New Roman"/>
          <w:sz w:val="24"/>
          <w:szCs w:val="24"/>
          <w:lang w:val="en-US" w:eastAsia="zh-CN"/>
        </w:rPr>
        <w:t>char vector</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unsigned int VectorWidth,         </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number of bits of each</w:t>
      </w:r>
      <w:r>
        <w:rPr>
          <w:rFonts w:hint="default" w:ascii="Times New Roman" w:hAnsi="Times New Roman" w:cs="Times New Roman"/>
          <w:sz w:val="24"/>
          <w:szCs w:val="24"/>
          <w:lang w:val="en-US" w:eastAsia="zh-CN"/>
        </w:rPr>
        <w:t xml:space="preserve"> char</w:t>
      </w:r>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typename Bias_t_gi,               Type of the bias for gate </w:t>
      </w:r>
      <w:r>
        <w:rPr>
          <w:rFonts w:hint="default" w:ascii="Times New Roman" w:hAnsi="Times New Roman" w:cs="Times New Roman"/>
          <w:sz w:val="24"/>
          <w:szCs w:val="24"/>
          <w:lang w:val="en-US" w:eastAsia="zh-CN"/>
        </w:rPr>
        <w:t>i</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unsigned int BiasWidth_gi,      </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 xml:space="preserve"> number of bits of each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typename Weight_t_gi,            Type of the weights for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unsigned int WeightWidth_gi,      </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 xml:space="preserve">number of bits of each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typename DotProductResult_t_gi,    type of the result for MAC with weight of gate i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typename gix_accumulator_t,                                   </w:t>
      </w:r>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typename Bias_t_gf,                 Type of the bias for gate f</w:t>
      </w:r>
      <w:r>
        <w:rPr>
          <w:rFonts w:hint="default" w:ascii="Times New Roman" w:hAnsi="Times New Roman" w:cs="Times New Roman"/>
          <w:sz w:val="24"/>
          <w:szCs w:val="24"/>
        </w:rPr>
        <w:br w:type="textWrapping"/>
      </w:r>
      <w:r>
        <w:rPr>
          <w:rFonts w:hint="default" w:ascii="Times New Roman" w:hAnsi="Times New Roman" w:cs="Times New Roman"/>
          <w:sz w:val="24"/>
          <w:szCs w:val="24"/>
        </w:rPr>
        <w:t>unsigned int BiasWidth_gf,        number of bits of each bias (gate f)</w:t>
      </w:r>
      <w:r>
        <w:rPr>
          <w:rFonts w:hint="default" w:ascii="Times New Roman" w:hAnsi="Times New Roman" w:cs="Times New Roman"/>
          <w:sz w:val="24"/>
          <w:szCs w:val="24"/>
        </w:rPr>
        <w:br w:type="textWrapping"/>
      </w:r>
      <w:r>
        <w:rPr>
          <w:rFonts w:hint="default" w:ascii="Times New Roman" w:hAnsi="Times New Roman" w:cs="Times New Roman"/>
          <w:sz w:val="24"/>
          <w:szCs w:val="24"/>
        </w:rPr>
        <w:t>typename Weight_t_gf,            Type of the weights for gate f</w:t>
      </w:r>
      <w:r>
        <w:rPr>
          <w:rFonts w:hint="default" w:ascii="Times New Roman" w:hAnsi="Times New Roman" w:cs="Times New Roman"/>
          <w:sz w:val="24"/>
          <w:szCs w:val="24"/>
        </w:rPr>
        <w:br w:type="textWrapping"/>
      </w:r>
      <w:r>
        <w:rPr>
          <w:rFonts w:hint="default" w:ascii="Times New Roman" w:hAnsi="Times New Roman" w:cs="Times New Roman"/>
          <w:sz w:val="24"/>
          <w:szCs w:val="24"/>
        </w:rPr>
        <w:t>unsigned int WeightWidth_gf,       number of bits of each weight (gate f)</w:t>
      </w:r>
      <w:r>
        <w:rPr>
          <w:rFonts w:hint="default" w:ascii="Times New Roman" w:hAnsi="Times New Roman" w:cs="Times New Roman"/>
          <w:sz w:val="24"/>
          <w:szCs w:val="24"/>
        </w:rPr>
        <w:br w:type="textWrapping"/>
      </w:r>
      <w:r>
        <w:rPr>
          <w:rFonts w:hint="default" w:ascii="Times New Roman" w:hAnsi="Times New Roman" w:cs="Times New Roman"/>
          <w:sz w:val="24"/>
          <w:szCs w:val="24"/>
        </w:rPr>
        <w:t>typename DotProductResult_t_gf,     type of the result for MAC with weight of gate f</w:t>
      </w:r>
      <w:r>
        <w:rPr>
          <w:rFonts w:hint="default" w:ascii="Times New Roman" w:hAnsi="Times New Roman" w:cs="Times New Roman"/>
          <w:sz w:val="24"/>
          <w:szCs w:val="24"/>
        </w:rPr>
        <w:br w:type="textWrapping"/>
      </w:r>
      <w:r>
        <w:rPr>
          <w:rFonts w:hint="default" w:ascii="Times New Roman" w:hAnsi="Times New Roman" w:cs="Times New Roman"/>
          <w:sz w:val="24"/>
          <w:szCs w:val="24"/>
        </w:rPr>
        <w:t>typename gfx_accumulator_t,</w:t>
      </w:r>
      <w:r>
        <w:rPr>
          <w:rFonts w:hint="default" w:ascii="Times New Roman" w:hAnsi="Times New Roman" w:cs="Times New Roman"/>
          <w:sz w:val="24"/>
          <w:szCs w:val="24"/>
        </w:rPr>
        <w:br w:type="textWrapping"/>
      </w:r>
      <w:r>
        <w:rPr>
          <w:rFonts w:hint="default" w:ascii="Times New Roman" w:hAnsi="Times New Roman" w:cs="Times New Roman"/>
          <w:sz w:val="24"/>
          <w:szCs w:val="24"/>
        </w:rPr>
        <w:t>typename Bias_t_go,                Type of the bias for gate o</w:t>
      </w:r>
      <w:r>
        <w:rPr>
          <w:rFonts w:hint="default" w:ascii="Times New Roman" w:hAnsi="Times New Roman" w:cs="Times New Roman"/>
          <w:sz w:val="24"/>
          <w:szCs w:val="24"/>
        </w:rPr>
        <w:br w:type="textWrapping"/>
      </w:r>
      <w:r>
        <w:rPr>
          <w:rFonts w:hint="default" w:ascii="Times New Roman" w:hAnsi="Times New Roman" w:cs="Times New Roman"/>
          <w:sz w:val="24"/>
          <w:szCs w:val="24"/>
        </w:rPr>
        <w:t>unsigned int BiasWidth_go,        number of bits of each bias (gate o)</w:t>
      </w:r>
      <w:r>
        <w:rPr>
          <w:rFonts w:hint="default" w:ascii="Times New Roman" w:hAnsi="Times New Roman" w:cs="Times New Roman"/>
          <w:sz w:val="24"/>
          <w:szCs w:val="24"/>
        </w:rPr>
        <w:br w:type="textWrapping"/>
      </w:r>
      <w:r>
        <w:rPr>
          <w:rFonts w:hint="default" w:ascii="Times New Roman" w:hAnsi="Times New Roman" w:cs="Times New Roman"/>
          <w:sz w:val="24"/>
          <w:szCs w:val="24"/>
        </w:rPr>
        <w:t>typename Weight_t_go,            Type of the weights for gate o</w:t>
      </w:r>
      <w:r>
        <w:rPr>
          <w:rFonts w:hint="default" w:ascii="Times New Roman" w:hAnsi="Times New Roman" w:cs="Times New Roman"/>
          <w:sz w:val="24"/>
          <w:szCs w:val="24"/>
        </w:rPr>
        <w:br w:type="textWrapping"/>
      </w:r>
      <w:r>
        <w:rPr>
          <w:rFonts w:hint="default" w:ascii="Times New Roman" w:hAnsi="Times New Roman" w:cs="Times New Roman"/>
          <w:sz w:val="24"/>
          <w:szCs w:val="24"/>
        </w:rPr>
        <w:t>unsigned int WeightWidth_go,       number of bits of each weight (gate o)</w:t>
      </w:r>
      <w:r>
        <w:rPr>
          <w:rFonts w:hint="default" w:ascii="Times New Roman" w:hAnsi="Times New Roman" w:cs="Times New Roman"/>
          <w:sz w:val="24"/>
          <w:szCs w:val="24"/>
        </w:rPr>
        <w:br w:type="textWrapping"/>
      </w:r>
      <w:r>
        <w:rPr>
          <w:rFonts w:hint="default" w:ascii="Times New Roman" w:hAnsi="Times New Roman" w:cs="Times New Roman"/>
          <w:sz w:val="24"/>
          <w:szCs w:val="24"/>
        </w:rPr>
        <w:t>typename DotProductResult_t_go,     type of the result for MAC with weight of gate o</w:t>
      </w:r>
      <w:r>
        <w:rPr>
          <w:rFonts w:hint="default" w:ascii="Times New Roman" w:hAnsi="Times New Roman" w:cs="Times New Roman"/>
          <w:sz w:val="24"/>
          <w:szCs w:val="24"/>
        </w:rPr>
        <w:br w:type="textWrapping"/>
      </w:r>
      <w:r>
        <w:rPr>
          <w:rFonts w:hint="default" w:ascii="Times New Roman" w:hAnsi="Times New Roman" w:cs="Times New Roman"/>
          <w:sz w:val="24"/>
          <w:szCs w:val="24"/>
        </w:rPr>
        <w:t>typename gox_accumulator_t,</w:t>
      </w:r>
      <w:r>
        <w:rPr>
          <w:rFonts w:hint="default" w:ascii="Times New Roman" w:hAnsi="Times New Roman" w:cs="Times New Roman"/>
          <w:sz w:val="24"/>
          <w:szCs w:val="24"/>
        </w:rPr>
        <w:br w:type="textWrapping"/>
      </w:r>
      <w:r>
        <w:rPr>
          <w:rFonts w:hint="default" w:ascii="Times New Roman" w:hAnsi="Times New Roman" w:cs="Times New Roman"/>
          <w:sz w:val="24"/>
          <w:szCs w:val="24"/>
        </w:rPr>
        <w:t>typename Bias_t_ci,                Type of the bias for gate ci</w:t>
      </w:r>
      <w:r>
        <w:rPr>
          <w:rFonts w:hint="default" w:ascii="Times New Roman" w:hAnsi="Times New Roman" w:cs="Times New Roman"/>
          <w:sz w:val="24"/>
          <w:szCs w:val="24"/>
        </w:rPr>
        <w:br w:type="textWrapping"/>
      </w:r>
      <w:r>
        <w:rPr>
          <w:rFonts w:hint="default" w:ascii="Times New Roman" w:hAnsi="Times New Roman" w:cs="Times New Roman"/>
          <w:sz w:val="24"/>
          <w:szCs w:val="24"/>
        </w:rPr>
        <w:t>unsigned int BiasWidth_ci,        number of bits of each bias (gate ci)</w:t>
      </w:r>
      <w:r>
        <w:rPr>
          <w:rFonts w:hint="default" w:ascii="Times New Roman" w:hAnsi="Times New Roman" w:cs="Times New Roman"/>
          <w:sz w:val="24"/>
          <w:szCs w:val="24"/>
        </w:rPr>
        <w:br w:type="textWrapping"/>
      </w:r>
      <w:r>
        <w:rPr>
          <w:rFonts w:hint="default" w:ascii="Times New Roman" w:hAnsi="Times New Roman" w:cs="Times New Roman"/>
          <w:sz w:val="24"/>
          <w:szCs w:val="24"/>
        </w:rPr>
        <w:t>typename Weight_t_ci,            Type of the weights for gate ci</w:t>
      </w:r>
      <w:r>
        <w:rPr>
          <w:rFonts w:hint="default" w:ascii="Times New Roman" w:hAnsi="Times New Roman" w:cs="Times New Roman"/>
          <w:sz w:val="24"/>
          <w:szCs w:val="24"/>
        </w:rPr>
        <w:br w:type="textWrapping"/>
      </w:r>
      <w:r>
        <w:rPr>
          <w:rFonts w:hint="default" w:ascii="Times New Roman" w:hAnsi="Times New Roman" w:cs="Times New Roman"/>
          <w:sz w:val="24"/>
          <w:szCs w:val="24"/>
        </w:rPr>
        <w:t>unsigned int WeightWidth_ci,       number of bits of each weight (gate ci)</w:t>
      </w:r>
      <w:r>
        <w:rPr>
          <w:rFonts w:hint="default" w:ascii="Times New Roman" w:hAnsi="Times New Roman" w:cs="Times New Roman"/>
          <w:sz w:val="24"/>
          <w:szCs w:val="24"/>
        </w:rPr>
        <w:br w:type="textWrapping"/>
      </w:r>
      <w:r>
        <w:rPr>
          <w:rFonts w:hint="default" w:ascii="Times New Roman" w:hAnsi="Times New Roman" w:cs="Times New Roman"/>
          <w:sz w:val="24"/>
          <w:szCs w:val="24"/>
        </w:rPr>
        <w:t>typename DotProductResult_t_ci,   type of the result for MAC with weight of gate ci</w:t>
      </w:r>
      <w:r>
        <w:rPr>
          <w:rFonts w:hint="default" w:ascii="Times New Roman" w:hAnsi="Times New Roman" w:cs="Times New Roman"/>
          <w:sz w:val="24"/>
          <w:szCs w:val="24"/>
        </w:rPr>
        <w:br w:type="textWrapping"/>
      </w:r>
      <w:r>
        <w:rPr>
          <w:rFonts w:hint="default" w:ascii="Times New Roman" w:hAnsi="Times New Roman" w:cs="Times New Roman"/>
          <w:sz w:val="24"/>
          <w:szCs w:val="24"/>
        </w:rPr>
        <w:t>typename gi_ci_accumulator_t,</w:t>
      </w:r>
      <w:r>
        <w:rPr>
          <w:rFonts w:hint="default" w:ascii="Times New Roman" w:hAnsi="Times New Roman" w:cs="Times New Roman"/>
          <w:sz w:val="24"/>
          <w:szCs w:val="24"/>
        </w:rPr>
        <w:br w:type="textWrapping"/>
      </w:r>
      <w:r>
        <w:rPr>
          <w:rFonts w:hint="default" w:ascii="Times New Roman" w:hAnsi="Times New Roman" w:cs="Times New Roman"/>
          <w:sz w:val="24"/>
          <w:szCs w:val="24"/>
        </w:rPr>
        <w:t>typename OutputActivation_t,</w:t>
      </w:r>
      <w:r>
        <w:rPr>
          <w:rFonts w:hint="default" w:ascii="Times New Roman" w:hAnsi="Times New Roman" w:cs="Times New Roman"/>
          <w:sz w:val="24"/>
          <w:szCs w:val="24"/>
        </w:rPr>
        <w:br w:type="textWrapping"/>
      </w:r>
      <w:r>
        <w:rPr>
          <w:rFonts w:hint="default" w:ascii="Times New Roman" w:hAnsi="Times New Roman" w:cs="Times New Roman"/>
          <w:sz w:val="24"/>
          <w:szCs w:val="24"/>
        </w:rPr>
        <w:t>unsigned int OutputActivationWidth,</w:t>
      </w:r>
      <w:r>
        <w:rPr>
          <w:rFonts w:hint="default" w:ascii="Times New Roman" w:hAnsi="Times New Roman" w:cs="Times New Roman"/>
          <w:sz w:val="24"/>
          <w:szCs w:val="24"/>
        </w:rPr>
        <w:br w:type="textWrapping"/>
      </w:r>
      <w:r>
        <w:rPr>
          <w:rFonts w:hint="default" w:ascii="Times New Roman" w:hAnsi="Times New Roman" w:cs="Times New Roman"/>
          <w:sz w:val="24"/>
          <w:szCs w:val="24"/>
        </w:rPr>
        <w:t>typename VectorSize_t,</w:t>
      </w:r>
      <w:r>
        <w:rPr>
          <w:rFonts w:hint="default" w:ascii="Times New Roman" w:hAnsi="Times New Roman" w:cs="Times New Roman"/>
          <w:sz w:val="24"/>
          <w:szCs w:val="24"/>
        </w:rPr>
        <w:br w:type="textWrapping"/>
      </w:r>
      <w:r>
        <w:rPr>
          <w:rFonts w:hint="default" w:ascii="Times New Roman" w:hAnsi="Times New Roman" w:cs="Times New Roman"/>
          <w:sz w:val="24"/>
          <w:szCs w:val="24"/>
        </w:rPr>
        <w:t>unsigned int VectorSize,</w:t>
      </w:r>
      <w:r>
        <w:rPr>
          <w:rFonts w:hint="default" w:ascii="Times New Roman" w:hAnsi="Times New Roman" w:cs="Times New Roman"/>
          <w:sz w:val="24"/>
          <w:szCs w:val="24"/>
        </w:rPr>
        <w:br w:type="textWrapping"/>
      </w:r>
      <w:r>
        <w:rPr>
          <w:rFonts w:hint="default" w:ascii="Times New Roman" w:hAnsi="Times New Roman" w:cs="Times New Roman"/>
          <w:sz w:val="24"/>
          <w:szCs w:val="24"/>
        </w:rPr>
        <w:t>typename NumberHiddenUnits_t,</w:t>
      </w:r>
      <w:r>
        <w:rPr>
          <w:rFonts w:hint="default" w:ascii="Times New Roman" w:hAnsi="Times New Roman" w:cs="Times New Roman"/>
          <w:sz w:val="24"/>
          <w:szCs w:val="24"/>
        </w:rPr>
        <w:br w:type="textWrapping"/>
      </w:r>
      <w:r>
        <w:rPr>
          <w:rFonts w:hint="default" w:ascii="Times New Roman" w:hAnsi="Times New Roman" w:cs="Times New Roman"/>
          <w:sz w:val="24"/>
          <w:szCs w:val="24"/>
        </w:rPr>
        <w:t>unsigned int NumberHiddenUnits,</w:t>
      </w:r>
      <w:r>
        <w:rPr>
          <w:rFonts w:hint="default" w:ascii="Times New Roman" w:hAnsi="Times New Roman" w:cs="Times New Roman"/>
          <w:sz w:val="24"/>
          <w:szCs w:val="24"/>
        </w:rPr>
        <w:br w:type="textWrapping"/>
      </w:r>
      <w:r>
        <w:rPr>
          <w:rFonts w:hint="default" w:ascii="Times New Roman" w:hAnsi="Times New Roman" w:cs="Times New Roman"/>
          <w:sz w:val="24"/>
          <w:szCs w:val="24"/>
        </w:rPr>
        <w:t>unsigned int MaxNumberColumns,</w:t>
      </w:r>
      <w:r>
        <w:rPr>
          <w:rFonts w:hint="default" w:ascii="Times New Roman" w:hAnsi="Times New Roman" w:cs="Times New Roman"/>
          <w:sz w:val="24"/>
          <w:szCs w:val="24"/>
        </w:rPr>
        <w:br w:type="textWrapping"/>
      </w:r>
      <w:r>
        <w:rPr>
          <w:rFonts w:hint="default" w:ascii="Times New Roman" w:hAnsi="Times New Roman" w:cs="Times New Roman"/>
          <w:sz w:val="24"/>
          <w:szCs w:val="24"/>
        </w:rPr>
        <w:t>typename State_t,</w:t>
      </w:r>
      <w:r>
        <w:rPr>
          <w:rFonts w:hint="default" w:ascii="Times New Roman" w:hAnsi="Times New Roman" w:cs="Times New Roman"/>
          <w:sz w:val="24"/>
          <w:szCs w:val="24"/>
        </w:rPr>
        <w:br w:type="textWrapping"/>
      </w:r>
      <w:r>
        <w:rPr>
          <w:rFonts w:hint="default" w:ascii="Times New Roman" w:hAnsi="Times New Roman" w:cs="Times New Roman"/>
          <w:sz w:val="24"/>
          <w:szCs w:val="24"/>
        </w:rPr>
        <w:t>typename Sigmoid_out_t,              查找表内数据的类</w:t>
      </w:r>
      <w:r>
        <w:rPr>
          <w:rFonts w:hint="default" w:ascii="Times New Roman" w:hAnsi="Times New Roman" w:cs="Times New Roman"/>
          <w:sz w:val="24"/>
          <w:szCs w:val="24"/>
          <w:lang w:val="en-US" w:eastAsia="zh-CN"/>
        </w:rPr>
        <w:t>型</w:t>
      </w:r>
      <w:r>
        <w:rPr>
          <w:rFonts w:hint="eastAsia" w:cs="Times New Roman"/>
          <w:sz w:val="24"/>
          <w:szCs w:val="24"/>
          <w:lang w:val="en-US" w:eastAsia="zh-CN"/>
        </w:rPr>
        <w:t>，</w:t>
      </w:r>
      <w:r>
        <w:rPr>
          <w:rFonts w:hint="default" w:ascii="Times New Roman" w:hAnsi="Times New Roman" w:cs="Times New Roman"/>
          <w:sz w:val="24"/>
          <w:szCs w:val="24"/>
        </w:rPr>
        <w:t>即查找表的输出类</w:t>
      </w:r>
      <w:r>
        <w:rPr>
          <w:rFonts w:hint="default" w:ascii="Times New Roman" w:hAnsi="Times New Roman" w:cs="Times New Roman"/>
          <w:sz w:val="24"/>
          <w:szCs w:val="24"/>
          <w:lang w:val="en-US" w:eastAsia="zh-CN"/>
        </w:rPr>
        <w:t>型</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unsigned int Lut_Entries_Sigmoid,   </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SIGMOID 查找表的长度</w:t>
      </w:r>
      <w:r>
        <w:rPr>
          <w:rFonts w:hint="default" w:ascii="Times New Roman" w:hAnsi="Times New Roman" w:cs="Times New Roman"/>
          <w:sz w:val="24"/>
          <w:szCs w:val="24"/>
        </w:rPr>
        <w:br w:type="textWrapping"/>
      </w:r>
      <w:r>
        <w:rPr>
          <w:rFonts w:hint="default" w:ascii="Times New Roman" w:hAnsi="Times New Roman" w:cs="Times New Roman"/>
          <w:sz w:val="24"/>
          <w:szCs w:val="24"/>
        </w:rPr>
        <w:t>typename Sigmoid_limit_t,          查找表的limit的数据类</w:t>
      </w:r>
      <w:r>
        <w:rPr>
          <w:rFonts w:hint="default" w:ascii="Times New Roman" w:hAnsi="Times New Roman" w:cs="Times New Roman"/>
          <w:sz w:val="24"/>
          <w:szCs w:val="24"/>
          <w:lang w:val="en-US" w:eastAsia="zh-CN"/>
        </w:rPr>
        <w:t>型</w:t>
      </w:r>
      <w:r>
        <w:rPr>
          <w:rFonts w:hint="default" w:ascii="Times New Roman" w:hAnsi="Times New Roman" w:cs="Times New Roman"/>
          <w:sz w:val="24"/>
          <w:szCs w:val="24"/>
        </w:rPr>
        <w:br w:type="textWrapping"/>
      </w:r>
      <w:r>
        <w:rPr>
          <w:rFonts w:hint="default" w:ascii="Times New Roman" w:hAnsi="Times New Roman" w:cs="Times New Roman"/>
          <w:sz w:val="24"/>
          <w:szCs w:val="24"/>
        </w:rPr>
        <w:t>typename Sigmoid_step_t,            查找表的recip_step的数据类</w:t>
      </w:r>
      <w:r>
        <w:rPr>
          <w:rFonts w:hint="default" w:ascii="Times New Roman" w:hAnsi="Times New Roman" w:cs="Times New Roman"/>
          <w:sz w:val="24"/>
          <w:szCs w:val="24"/>
          <w:lang w:val="en-US" w:eastAsia="zh-CN"/>
        </w:rPr>
        <w:t>型</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typename Tanh_out_t,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unsigned int Lut_Entries_Tanh,    </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Tanh 查找表的长度</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typename Tanh_limit_t,            </w:t>
      </w:r>
      <w:r>
        <w:rPr>
          <w:rFonts w:hint="default" w:ascii="Times New Roman" w:hAnsi="Times New Roman" w:cs="Times New Roman"/>
          <w:sz w:val="24"/>
          <w:szCs w:val="24"/>
        </w:rPr>
        <w:br w:type="textWrapping"/>
      </w:r>
      <w:r>
        <w:rPr>
          <w:rFonts w:hint="default" w:ascii="Times New Roman" w:hAnsi="Times New Roman" w:cs="Times New Roman"/>
          <w:sz w:val="24"/>
          <w:szCs w:val="24"/>
        </w:rPr>
        <w:t>typename Tanh_step_t,</w:t>
      </w:r>
      <w:r>
        <w:rPr>
          <w:rFonts w:hint="default" w:ascii="Times New Roman" w:hAnsi="Times New Roman" w:cs="Times New Roman"/>
          <w:sz w:val="24"/>
          <w:szCs w:val="24"/>
        </w:rPr>
        <w:br w:type="textWrapping"/>
      </w:r>
      <w:r>
        <w:rPr>
          <w:rFonts w:hint="default" w:ascii="Times New Roman" w:hAnsi="Times New Roman" w:cs="Times New Roman"/>
          <w:sz w:val="24"/>
          <w:szCs w:val="24"/>
        </w:rPr>
        <w:t>typename t_norm_weights,</w:t>
      </w:r>
      <w:r>
        <w:rPr>
          <w:rFonts w:hint="default" w:ascii="Times New Roman" w:hAnsi="Times New Roman" w:cs="Times New Roman"/>
          <w:sz w:val="24"/>
          <w:szCs w:val="24"/>
        </w:rPr>
        <w:br w:type="textWrapping"/>
      </w:r>
      <w:r>
        <w:rPr>
          <w:rFonts w:hint="default" w:ascii="Times New Roman" w:hAnsi="Times New Roman" w:cs="Times New Roman"/>
          <w:sz w:val="24"/>
          <w:szCs w:val="24"/>
        </w:rPr>
        <w:t>typename t_norm_bias</w:t>
      </w:r>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lang w:val="en-US" w:eastAsia="zh-CN"/>
        </w:rPr>
      </w:pPr>
    </w:p>
    <w:p>
      <w:pPr>
        <w:pStyle w:val="4"/>
        <w:bidi w:val="0"/>
        <w:rPr>
          <w:rFonts w:hint="default"/>
          <w:lang w:val="en-US" w:eastAsia="zh-CN"/>
        </w:rPr>
      </w:pPr>
      <w:bookmarkStart w:id="240" w:name="_Toc9153"/>
      <w:bookmarkStart w:id="241" w:name="_Toc15301"/>
      <w:r>
        <w:rPr>
          <w:rFonts w:hint="default"/>
          <w:lang w:val="en-US" w:eastAsia="zh-CN"/>
        </w:rPr>
        <w:t>3.1.3</w:t>
      </w:r>
      <w:r>
        <w:rPr>
          <w:rFonts w:hint="eastAsia"/>
          <w:lang w:val="en-US" w:eastAsia="zh-CN"/>
        </w:rPr>
        <w:t xml:space="preserve"> </w:t>
      </w:r>
      <w:r>
        <w:rPr>
          <w:rFonts w:hint="default"/>
          <w:lang w:val="en-US" w:eastAsia="zh-CN"/>
        </w:rPr>
        <w:t>存储模块（</w:t>
      </w:r>
      <w:r>
        <w:rPr>
          <w:rFonts w:hint="eastAsia"/>
          <w:lang w:val="en-US" w:eastAsia="zh-CN"/>
        </w:rPr>
        <w:t>ROM</w:t>
      </w:r>
      <w:r>
        <w:rPr>
          <w:rFonts w:hint="default"/>
          <w:lang w:val="en-US" w:eastAsia="zh-CN"/>
        </w:rPr>
        <w:t>，</w:t>
      </w:r>
      <w:r>
        <w:rPr>
          <w:rFonts w:hint="eastAsia"/>
          <w:lang w:val="en-US" w:eastAsia="zh-CN"/>
        </w:rPr>
        <w:t>FIFO</w:t>
      </w:r>
      <w:r>
        <w:rPr>
          <w:rFonts w:hint="default"/>
          <w:lang w:val="en-US" w:eastAsia="zh-CN"/>
        </w:rPr>
        <w:t>）</w:t>
      </w:r>
      <w:bookmarkEnd w:id="240"/>
      <w:bookmarkEnd w:id="241"/>
    </w:p>
    <w:p>
      <w:pPr>
        <w:spacing w:line="460" w:lineRule="exact"/>
        <w:ind w:firstLine="42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存储模块用来存放权重参数和传输结果，参数是通过数组的形式来实现，加了const关键字以后，</w:t>
      </w:r>
      <w:r>
        <w:rPr>
          <w:rFonts w:hint="eastAsia" w:cs="Times New Roman"/>
          <w:sz w:val="24"/>
          <w:szCs w:val="24"/>
          <w:lang w:val="en-US" w:eastAsia="zh-CN"/>
        </w:rPr>
        <w:t>HLS</w:t>
      </w:r>
      <w:r>
        <w:rPr>
          <w:rFonts w:hint="default" w:ascii="Times New Roman" w:hAnsi="Times New Roman" w:cs="Times New Roman"/>
          <w:sz w:val="24"/>
          <w:szCs w:val="24"/>
          <w:lang w:val="en-US" w:eastAsia="zh-CN"/>
        </w:rPr>
        <w:t>进行综合的时候会吧权重和偏置等参数被放到</w:t>
      </w:r>
      <w:r>
        <w:rPr>
          <w:rFonts w:hint="eastAsia" w:cs="Times New Roman"/>
          <w:sz w:val="24"/>
          <w:szCs w:val="24"/>
          <w:lang w:val="en-US" w:eastAsia="zh-CN"/>
        </w:rPr>
        <w:t>ROM</w:t>
      </w:r>
      <w:r>
        <w:rPr>
          <w:rFonts w:hint="default" w:ascii="Times New Roman" w:hAnsi="Times New Roman" w:cs="Times New Roman"/>
          <w:sz w:val="24"/>
          <w:szCs w:val="24"/>
          <w:lang w:val="en-US" w:eastAsia="zh-CN"/>
        </w:rPr>
        <w:t>中。输入和状态都被综合成</w:t>
      </w:r>
      <w:r>
        <w:rPr>
          <w:rFonts w:hint="eastAsia" w:cs="Times New Roman"/>
          <w:sz w:val="24"/>
          <w:szCs w:val="24"/>
          <w:lang w:val="en-US" w:eastAsia="zh-CN"/>
        </w:rPr>
        <w:t>FIFO</w:t>
      </w:r>
      <w:r>
        <w:rPr>
          <w:rFonts w:hint="default" w:ascii="Times New Roman" w:hAnsi="Times New Roman" w:cs="Times New Roman"/>
          <w:sz w:val="24"/>
          <w:szCs w:val="24"/>
          <w:lang w:val="en-US" w:eastAsia="zh-CN"/>
        </w:rPr>
        <w:t>用于数据传输，通过</w:t>
      </w:r>
      <w:r>
        <w:rPr>
          <w:rFonts w:hint="eastAsia" w:cs="Times New Roman"/>
          <w:sz w:val="24"/>
          <w:szCs w:val="24"/>
          <w:lang w:val="en-US" w:eastAsia="zh-CN"/>
        </w:rPr>
        <w:t>hls</w:t>
      </w:r>
      <w:r>
        <w:rPr>
          <w:rFonts w:hint="default" w:ascii="Times New Roman" w:hAnsi="Times New Roman" w:cs="Times New Roman"/>
          <w:sz w:val="24"/>
          <w:szCs w:val="24"/>
          <w:lang w:val="en-US" w:eastAsia="zh-CN"/>
        </w:rPr>
        <w:t>::stream类来实现。</w:t>
      </w:r>
    </w:p>
    <w:p>
      <w:pPr>
        <w:spacing w:line="460" w:lineRule="exact"/>
        <w:ind w:firstLine="42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要使得并行的计算结构有效，相应的存储器的位宽也应该满足并行计算是的读取要求，否则数据的读取会成为限制计算速度的瓶颈。因此</w:t>
      </w:r>
      <w:r>
        <w:rPr>
          <w:rFonts w:hint="eastAsia" w:cs="Times New Roman"/>
          <w:sz w:val="24"/>
          <w:szCs w:val="24"/>
          <w:lang w:val="en-US" w:eastAsia="zh-CN"/>
        </w:rPr>
        <w:t>ROM</w:t>
      </w:r>
      <w:r>
        <w:rPr>
          <w:rFonts w:hint="default" w:ascii="Times New Roman" w:hAnsi="Times New Roman" w:cs="Times New Roman"/>
          <w:sz w:val="24"/>
          <w:szCs w:val="24"/>
          <w:lang w:val="en-US" w:eastAsia="zh-CN"/>
        </w:rPr>
        <w:t>的输出位宽如下图</w:t>
      </w:r>
      <w:r>
        <w:rPr>
          <w:rFonts w:hint="eastAsia" w:cs="Times New Roman"/>
          <w:sz w:val="24"/>
          <w:szCs w:val="24"/>
          <w:lang w:val="en-US" w:eastAsia="zh-CN"/>
        </w:rPr>
        <w:t>：</w:t>
      </w:r>
    </w:p>
    <w:p>
      <w:pPr>
        <w:pageBreakBefore w:val="0"/>
        <w:kinsoku/>
        <w:wordWrap/>
        <w:overflowPunct/>
        <w:topLinePunct w:val="0"/>
        <w:autoSpaceDE/>
        <w:autoSpaceDN/>
        <w:bidi w:val="0"/>
        <w:adjustRightInd/>
        <w:snapToGrid/>
        <w:spacing w:line="27" w:lineRule="atLeast"/>
        <w:jc w:val="center"/>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148580" cy="3067050"/>
            <wp:effectExtent l="0" t="0" r="2540" b="11430"/>
            <wp:docPr id="13" name="图片 13" descr="r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om"/>
                    <pic:cNvPicPr>
                      <a:picLocks noChangeAspect="1"/>
                    </pic:cNvPicPr>
                  </pic:nvPicPr>
                  <pic:blipFill>
                    <a:blip r:embed="rId77"/>
                    <a:stretch>
                      <a:fillRect/>
                    </a:stretch>
                  </pic:blipFill>
                  <pic:spPr>
                    <a:xfrm>
                      <a:off x="0" y="0"/>
                      <a:ext cx="5148580" cy="3067050"/>
                    </a:xfrm>
                    <a:prstGeom prst="rect">
                      <a:avLst/>
                    </a:prstGeom>
                  </pic:spPr>
                </pic:pic>
              </a:graphicData>
            </a:graphic>
          </wp:inline>
        </w:drawing>
      </w:r>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lang w:val="en-US" w:eastAsia="zh-CN"/>
        </w:rPr>
      </w:pPr>
    </w:p>
    <w:p>
      <w:pPr>
        <w:spacing w:line="460" w:lineRule="exact"/>
        <w:ind w:firstLine="420"/>
        <w:rPr>
          <w:rFonts w:hint="eastAsia" w:ascii="Times New Roman" w:hAnsi="Times New Roman" w:cs="Times New Roman"/>
          <w:sz w:val="24"/>
          <w:szCs w:val="24"/>
          <w:rtl w:val="0"/>
          <w:lang w:val="en-US" w:eastAsia="zh-CN"/>
        </w:rPr>
      </w:pPr>
      <w:r>
        <w:rPr>
          <w:rFonts w:hint="eastAsia" w:ascii="Times New Roman" w:hAnsi="Times New Roman" w:cs="Times New Roman"/>
          <w:sz w:val="24"/>
          <w:szCs w:val="24"/>
          <w:rtl w:val="0"/>
          <w:lang w:val="en-US" w:eastAsia="zh-CN"/>
        </w:rPr>
        <w:t>用到的pragma有：</w:t>
      </w:r>
    </w:p>
    <w:p>
      <w:pPr>
        <w:pStyle w:val="6"/>
        <w:bidi w:val="0"/>
        <w:rPr>
          <w:rStyle w:val="20"/>
          <w:rFonts w:hint="eastAsia" w:ascii="微软雅黑" w:hAnsi="微软雅黑" w:eastAsia="微软雅黑" w:cs="微软雅黑"/>
          <w:b/>
          <w:i w:val="0"/>
          <w:caps w:val="0"/>
          <w:color w:val="4D4D4D"/>
          <w:spacing w:val="0"/>
          <w:sz w:val="24"/>
          <w:szCs w:val="24"/>
          <w:shd w:val="clear" w:fill="FFFFFF"/>
        </w:rPr>
      </w:pPr>
      <w:r>
        <w:rPr>
          <w:rStyle w:val="20"/>
          <w:rFonts w:hint="eastAsia" w:ascii="微软雅黑" w:hAnsi="微软雅黑" w:eastAsia="微软雅黑" w:cs="微软雅黑"/>
          <w:b/>
          <w:i w:val="0"/>
          <w:caps w:val="0"/>
          <w:color w:val="4D4D4D"/>
          <w:spacing w:val="0"/>
          <w:sz w:val="24"/>
          <w:szCs w:val="24"/>
          <w:shd w:val="clear" w:fill="FFFFFF"/>
        </w:rPr>
        <w:t>ARRAY_PARTITION</w:t>
      </w:r>
    </w:p>
    <w:p>
      <w:pPr>
        <w:spacing w:line="460" w:lineRule="exact"/>
        <w:ind w:firstLine="420"/>
        <w:rPr>
          <w:rFonts w:hint="default" w:ascii="Times New Roman" w:hAnsi="Times New Roman" w:cs="Times New Roman"/>
          <w:sz w:val="24"/>
          <w:szCs w:val="24"/>
          <w:rtl w:val="0"/>
          <w:lang w:val="en-US" w:eastAsia="zh-CN"/>
        </w:rPr>
      </w:pPr>
      <w:r>
        <w:rPr>
          <w:rFonts w:hint="eastAsia" w:ascii="Times New Roman" w:hAnsi="Times New Roman" w:cs="Times New Roman"/>
          <w:sz w:val="24"/>
          <w:szCs w:val="24"/>
          <w:rtl w:val="0"/>
          <w:lang w:val="en-US" w:eastAsia="zh-CN"/>
        </w:rPr>
        <w:t>将数组分块，存储数组时将数组存储在不同的memory（</w:t>
      </w:r>
      <w:r>
        <w:rPr>
          <w:rFonts w:hint="eastAsia" w:cs="Times New Roman"/>
          <w:sz w:val="24"/>
          <w:szCs w:val="24"/>
          <w:rtl w:val="0"/>
          <w:lang w:val="en-US" w:eastAsia="zh-CN"/>
        </w:rPr>
        <w:t>RAM</w:t>
      </w:r>
      <w:r>
        <w:rPr>
          <w:rFonts w:hint="eastAsia" w:ascii="Times New Roman" w:hAnsi="Times New Roman" w:cs="Times New Roman"/>
          <w:sz w:val="24"/>
          <w:szCs w:val="24"/>
          <w:rtl w:val="0"/>
          <w:lang w:val="en-US" w:eastAsia="zh-CN"/>
        </w:rPr>
        <w:t>/ROM/FIFO）中，提供有不同维度的的不同划分方式，增加了吞吐量但是花费更多资源。</w:t>
      </w:r>
    </w:p>
    <w:p>
      <w:pPr>
        <w:pStyle w:val="6"/>
        <w:bidi w:val="0"/>
        <w:rPr>
          <w:rStyle w:val="20"/>
          <w:rFonts w:hint="eastAsia" w:ascii="微软雅黑" w:hAnsi="微软雅黑" w:eastAsia="微软雅黑" w:cs="微软雅黑"/>
          <w:b/>
          <w:i w:val="0"/>
          <w:caps w:val="0"/>
          <w:color w:val="4D4D4D"/>
          <w:spacing w:val="0"/>
          <w:sz w:val="24"/>
          <w:szCs w:val="24"/>
          <w:shd w:val="clear" w:fill="FFFFFF"/>
          <w:lang w:val="en-US" w:eastAsia="zh-CN"/>
        </w:rPr>
      </w:pPr>
      <w:r>
        <w:rPr>
          <w:rStyle w:val="20"/>
          <w:rFonts w:hint="eastAsia" w:ascii="微软雅黑" w:hAnsi="微软雅黑" w:eastAsia="微软雅黑" w:cs="微软雅黑"/>
          <w:b/>
          <w:i w:val="0"/>
          <w:caps w:val="0"/>
          <w:color w:val="4D4D4D"/>
          <w:spacing w:val="0"/>
          <w:sz w:val="24"/>
          <w:szCs w:val="24"/>
          <w:shd w:val="clear" w:fill="FFFFFF"/>
        </w:rPr>
        <w:t>ARRAY_</w:t>
      </w:r>
      <w:r>
        <w:rPr>
          <w:rStyle w:val="20"/>
          <w:rFonts w:hint="eastAsia" w:ascii="微软雅黑" w:hAnsi="微软雅黑" w:eastAsia="微软雅黑" w:cs="微软雅黑"/>
          <w:b/>
          <w:i w:val="0"/>
          <w:caps w:val="0"/>
          <w:color w:val="4D4D4D"/>
          <w:spacing w:val="0"/>
          <w:sz w:val="24"/>
          <w:szCs w:val="24"/>
          <w:shd w:val="clear" w:fill="FFFFFF"/>
          <w:lang w:val="en-US" w:eastAsia="zh-CN"/>
        </w:rPr>
        <w:t>MAP</w:t>
      </w:r>
    </w:p>
    <w:p>
      <w:pPr>
        <w:spacing w:line="460" w:lineRule="exact"/>
        <w:ind w:firstLine="420"/>
        <w:rPr>
          <w:rFonts w:hint="default" w:ascii="Times New Roman" w:hAnsi="Times New Roman" w:cs="Times New Roman"/>
          <w:sz w:val="24"/>
          <w:szCs w:val="24"/>
          <w:rtl w:val="0"/>
          <w:lang w:val="en-US" w:eastAsia="zh-CN"/>
        </w:rPr>
      </w:pPr>
      <w:r>
        <w:rPr>
          <w:rFonts w:hint="eastAsia" w:ascii="Times New Roman" w:hAnsi="Times New Roman" w:cs="Times New Roman"/>
          <w:sz w:val="24"/>
          <w:szCs w:val="24"/>
          <w:rtl w:val="0"/>
          <w:lang w:val="en-US" w:eastAsia="zh-CN"/>
        </w:rPr>
        <w:t>将不同的数组的元素进行拼接，横向拼接保持位宽不变所以</w:t>
      </w:r>
      <w:r>
        <w:rPr>
          <w:rFonts w:hint="eastAsia" w:ascii="Times New Roman" w:hAnsi="Times New Roman" w:cs="Times New Roman"/>
          <w:sz w:val="24"/>
          <w:szCs w:val="24"/>
          <w:rtl w:val="0"/>
          <w:lang w:val="zh-CN" w:eastAsia="zh-CN"/>
        </w:rPr>
        <w:t>对数据的吞吐率并没有改善纵向映射就是把对应位置的元素做位拼接，最终的数组元素个数等于之前各个小数组中最长的数组的元素个数，但是位宽是对应位置各个数组元素位宽之和。</w:t>
      </w:r>
    </w:p>
    <w:p>
      <w:pPr>
        <w:pStyle w:val="6"/>
        <w:bidi w:val="0"/>
        <w:rPr>
          <w:rStyle w:val="20"/>
          <w:rFonts w:hint="default" w:ascii="微软雅黑" w:hAnsi="微软雅黑" w:eastAsia="微软雅黑" w:cs="微软雅黑"/>
          <w:b/>
          <w:i w:val="0"/>
          <w:caps w:val="0"/>
          <w:color w:val="4D4D4D"/>
          <w:spacing w:val="0"/>
          <w:sz w:val="24"/>
          <w:szCs w:val="24"/>
          <w:shd w:val="clear" w:fill="FFFFFF"/>
          <w:lang w:val="en-US" w:eastAsia="zh-CN"/>
        </w:rPr>
      </w:pPr>
      <w:r>
        <w:rPr>
          <w:rStyle w:val="20"/>
          <w:rFonts w:hint="eastAsia" w:ascii="微软雅黑" w:hAnsi="微软雅黑" w:eastAsia="微软雅黑" w:cs="微软雅黑"/>
          <w:b/>
          <w:i w:val="0"/>
          <w:caps w:val="0"/>
          <w:color w:val="4D4D4D"/>
          <w:spacing w:val="0"/>
          <w:sz w:val="24"/>
          <w:szCs w:val="24"/>
          <w:shd w:val="clear" w:fill="FFFFFF"/>
        </w:rPr>
        <w:t>ARRAY_</w:t>
      </w:r>
      <w:r>
        <w:rPr>
          <w:rStyle w:val="20"/>
          <w:rFonts w:hint="eastAsia" w:ascii="微软雅黑" w:hAnsi="微软雅黑" w:eastAsia="微软雅黑" w:cs="微软雅黑"/>
          <w:b/>
          <w:i w:val="0"/>
          <w:caps w:val="0"/>
          <w:color w:val="4D4D4D"/>
          <w:spacing w:val="0"/>
          <w:sz w:val="24"/>
          <w:szCs w:val="24"/>
          <w:shd w:val="clear" w:fill="FFFFFF"/>
          <w:lang w:val="en-US" w:eastAsia="zh-CN"/>
        </w:rPr>
        <w:t>RESHAPE</w:t>
      </w:r>
    </w:p>
    <w:p>
      <w:pPr>
        <w:spacing w:line="460" w:lineRule="exact"/>
        <w:ind w:firstLine="420"/>
        <w:rPr>
          <w:rFonts w:hint="eastAsia" w:ascii="Times New Roman" w:hAnsi="Times New Roman" w:cs="Times New Roman"/>
          <w:sz w:val="24"/>
          <w:szCs w:val="24"/>
          <w:rtl w:val="0"/>
          <w:lang w:val="en-US" w:eastAsia="zh-CN"/>
        </w:rPr>
      </w:pPr>
      <w:r>
        <w:rPr>
          <w:rFonts w:hint="eastAsia" w:ascii="Times New Roman" w:hAnsi="Times New Roman" w:cs="Times New Roman"/>
          <w:sz w:val="24"/>
          <w:szCs w:val="24"/>
          <w:rtl w:val="0"/>
          <w:lang w:val="zh-CN" w:eastAsia="zh-CN"/>
        </w:rPr>
        <w:t>ARRAY_RESHAPE 相当于是将 ARRAY_PARTITION 和纵向的 ARRAY_MAP 结合在一起的，这样能降低资源消耗，同时也有利于数据的并行访问。</w:t>
      </w:r>
    </w:p>
    <w:p>
      <w:pPr>
        <w:pStyle w:val="4"/>
        <w:bidi w:val="0"/>
        <w:rPr>
          <w:rFonts w:hint="default"/>
          <w:lang w:val="en-US" w:eastAsia="zh-CN"/>
        </w:rPr>
      </w:pPr>
      <w:bookmarkStart w:id="242" w:name="_Toc21055"/>
      <w:bookmarkStart w:id="243" w:name="_Toc11232"/>
      <w:r>
        <w:rPr>
          <w:rFonts w:hint="default"/>
          <w:lang w:val="en-US" w:eastAsia="zh-CN"/>
        </w:rPr>
        <w:t>3.1.4 输出层（Outputlayer）</w:t>
      </w:r>
      <w:bookmarkEnd w:id="242"/>
      <w:bookmarkEnd w:id="243"/>
    </w:p>
    <w:p>
      <w:pPr>
        <w:spacing w:line="460" w:lineRule="exact"/>
        <w:ind w:firstLine="42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输出向量长度为512，全连接矩阵为512x50。计算过程被展开为50个并行的计算进程（CE），用mul来存储乘法结果向量长度为512，同时为了加快并行计算速度，将mul用512个寄存器来实现。</w:t>
      </w:r>
    </w:p>
    <w:p>
      <w:pPr>
        <w:pageBreakBefore w:val="0"/>
        <w:kinsoku/>
        <w:wordWrap/>
        <w:overflowPunct/>
        <w:topLinePunct w:val="0"/>
        <w:autoSpaceDE/>
        <w:autoSpaceDN/>
        <w:bidi w:val="0"/>
        <w:adjustRightInd/>
        <w:snapToGrid/>
        <w:spacing w:after="0" w:line="27" w:lineRule="atLeast"/>
        <w:ind w:right="680"/>
        <w:jc w:val="both"/>
        <w:textAlignment w:val="auto"/>
        <w:rPr>
          <w:rFonts w:hint="default" w:ascii="Times New Roman" w:hAnsi="Times New Roman" w:cs="Times New Roman" w:eastAsiaTheme="majorEastAsia"/>
          <w:color w:val="auto"/>
          <w:sz w:val="24"/>
          <w:szCs w:val="24"/>
          <w:lang w:val="en-US" w:eastAsia="zh-CN"/>
        </w:rPr>
      </w:pPr>
    </w:p>
    <w:p>
      <w:pPr>
        <w:pageBreakBefore w:val="0"/>
        <w:kinsoku/>
        <w:wordWrap/>
        <w:overflowPunct/>
        <w:topLinePunct w:val="0"/>
        <w:autoSpaceDE/>
        <w:autoSpaceDN/>
        <w:bidi w:val="0"/>
        <w:adjustRightInd/>
        <w:snapToGrid/>
        <w:spacing w:after="0" w:line="27" w:lineRule="atLeast"/>
        <w:ind w:right="680"/>
        <w:jc w:val="both"/>
        <w:textAlignment w:val="auto"/>
        <w:rPr>
          <w:rFonts w:hint="default" w:ascii="Times New Roman" w:hAnsi="Times New Roman" w:cs="Times New Roman" w:eastAsiaTheme="majorEastAsia"/>
          <w:color w:val="auto"/>
          <w:sz w:val="24"/>
          <w:szCs w:val="24"/>
          <w:lang w:val="en-US" w:eastAsia="zh-CN"/>
        </w:rPr>
      </w:pPr>
      <w:r>
        <w:rPr>
          <w:rFonts w:hint="default" w:ascii="Times New Roman" w:hAnsi="Times New Roman" w:cs="Times New Roman" w:eastAsiaTheme="majorEastAsia"/>
          <w:color w:val="auto"/>
          <w:sz w:val="24"/>
          <w:szCs w:val="24"/>
          <w:lang w:val="en-US" w:eastAsia="zh-CN"/>
        </w:rPr>
        <w:drawing>
          <wp:inline distT="0" distB="0" distL="114300" distR="114300">
            <wp:extent cx="5285740" cy="3572510"/>
            <wp:effectExtent l="0" t="0" r="2540" b="8890"/>
            <wp:docPr id="16" name="图片 16" descr="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out"/>
                    <pic:cNvPicPr>
                      <a:picLocks noChangeAspect="1"/>
                    </pic:cNvPicPr>
                  </pic:nvPicPr>
                  <pic:blipFill>
                    <a:blip r:embed="rId78"/>
                    <a:stretch>
                      <a:fillRect/>
                    </a:stretch>
                  </pic:blipFill>
                  <pic:spPr>
                    <a:xfrm>
                      <a:off x="0" y="0"/>
                      <a:ext cx="5285740" cy="3572510"/>
                    </a:xfrm>
                    <a:prstGeom prst="rect">
                      <a:avLst/>
                    </a:prstGeom>
                  </pic:spPr>
                </pic:pic>
              </a:graphicData>
            </a:graphic>
          </wp:inline>
        </w:drawing>
      </w:r>
    </w:p>
    <w:p>
      <w:pPr>
        <w:pStyle w:val="3"/>
        <w:bidi w:val="0"/>
        <w:rPr>
          <w:rFonts w:hint="default"/>
          <w:lang w:val="en-US" w:eastAsia="zh-CN"/>
        </w:rPr>
      </w:pPr>
      <w:bookmarkStart w:id="244" w:name="_Toc5133"/>
      <w:bookmarkStart w:id="245" w:name="_Toc29622"/>
      <w:bookmarkStart w:id="246" w:name="_Toc30658"/>
      <w:r>
        <w:rPr>
          <w:rFonts w:hint="default"/>
          <w:lang w:val="en-US" w:eastAsia="zh-CN"/>
        </w:rPr>
        <w:t>3.2计算流程</w:t>
      </w:r>
      <w:bookmarkEnd w:id="244"/>
      <w:bookmarkEnd w:id="245"/>
      <w:bookmarkEnd w:id="246"/>
    </w:p>
    <w:p>
      <w:pPr>
        <w:spacing w:line="460" w:lineRule="exact"/>
        <w:ind w:firstLine="42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整体的计算流程如下图所示，</w:t>
      </w:r>
      <w:r>
        <w:rPr>
          <w:rFonts w:hint="eastAsia" w:cs="Times New Roman"/>
          <w:sz w:val="24"/>
          <w:szCs w:val="24"/>
          <w:lang w:val="en-US" w:eastAsia="zh-CN"/>
        </w:rPr>
        <w:t>LSTM</w:t>
      </w:r>
      <w:r>
        <w:rPr>
          <w:rFonts w:hint="default" w:ascii="Times New Roman" w:hAnsi="Times New Roman" w:cs="Times New Roman"/>
          <w:sz w:val="24"/>
          <w:szCs w:val="24"/>
          <w:lang w:val="en-US" w:eastAsia="zh-CN"/>
        </w:rPr>
        <w:t>内部的计算都是一些矩阵乘法的计算，矩阵乘法得到的结果向量经过</w:t>
      </w:r>
      <w:r>
        <w:rPr>
          <w:rFonts w:hint="eastAsia" w:cs="Times New Roman"/>
          <w:sz w:val="24"/>
          <w:szCs w:val="24"/>
          <w:lang w:val="en-US" w:eastAsia="zh-CN"/>
        </w:rPr>
        <w:t>Normalization</w:t>
      </w:r>
      <w:r>
        <w:rPr>
          <w:rFonts w:hint="default" w:ascii="Times New Roman" w:hAnsi="Times New Roman" w:cs="Times New Roman"/>
          <w:sz w:val="24"/>
          <w:szCs w:val="24"/>
          <w:lang w:val="en-US" w:eastAsia="zh-CN"/>
        </w:rPr>
        <w:t>处理后再执行进行激活再经过一系列的运算后得到下一个状态作为循环。4个门内部的计算比较相似用input gate举例，并行计算的部分就是SIMD_INPUT*PE，得到输出结果的一部分，并行的程度越大即SIMD_INPUT*PE越大计算的速度就越快同时消耗的资源也就越大，目前4个门的计算也是并行的，这些计算占总使用资源的85%以上，这也是是导致设计所消耗的资源较大的最主要的原因</w:t>
      </w:r>
      <w:r>
        <w:rPr>
          <w:rFonts w:hint="eastAsia" w:cs="Times New Roman"/>
          <w:sz w:val="24"/>
          <w:szCs w:val="24"/>
          <w:lang w:val="en-US" w:eastAsia="zh-CN"/>
        </w:rPr>
        <w:t>。</w:t>
      </w:r>
    </w:p>
    <w:p>
      <w:pPr>
        <w:pageBreakBefore w:val="0"/>
        <w:kinsoku/>
        <w:wordWrap/>
        <w:overflowPunct/>
        <w:topLinePunct w:val="0"/>
        <w:autoSpaceDE/>
        <w:autoSpaceDN/>
        <w:bidi w:val="0"/>
        <w:adjustRightInd/>
        <w:snapToGrid/>
        <w:spacing w:after="0" w:line="27" w:lineRule="atLeast"/>
        <w:ind w:right="680"/>
        <w:jc w:val="both"/>
        <w:textAlignment w:val="auto"/>
        <w:rPr>
          <w:rFonts w:hint="default" w:ascii="Times New Roman" w:hAnsi="Times New Roman" w:cs="Times New Roman" w:eastAsiaTheme="majorEastAsia"/>
          <w:color w:val="auto"/>
          <w:sz w:val="24"/>
          <w:szCs w:val="24"/>
          <w:lang w:val="en-US" w:eastAsia="zh-CN"/>
        </w:rPr>
      </w:pPr>
    </w:p>
    <w:p>
      <w:pPr>
        <w:tabs>
          <w:tab w:val="left" w:pos="838"/>
        </w:tabs>
        <w:bidi w:val="0"/>
        <w:jc w:val="left"/>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kern w:val="2"/>
          <w:sz w:val="24"/>
          <w:szCs w:val="24"/>
          <w:lang w:val="en-US" w:eastAsia="zh-CN" w:bidi="ar-SA"/>
        </w:rPr>
        <w:tab/>
      </w:r>
    </w:p>
    <w:p>
      <w:pPr>
        <w:pageBreakBefore w:val="0"/>
        <w:kinsoku/>
        <w:wordWrap/>
        <w:overflowPunct/>
        <w:topLinePunct w:val="0"/>
        <w:autoSpaceDE/>
        <w:autoSpaceDN/>
        <w:bidi w:val="0"/>
        <w:adjustRightInd/>
        <w:snapToGrid/>
        <w:spacing w:after="0" w:line="27" w:lineRule="atLeast"/>
        <w:ind w:right="680"/>
        <w:jc w:val="both"/>
        <w:textAlignment w:val="auto"/>
        <w:rPr>
          <w:rFonts w:hint="default" w:ascii="Times New Roman" w:hAnsi="Times New Roman" w:cs="Times New Roman" w:eastAsiaTheme="majorEastAsia"/>
          <w:color w:val="auto"/>
          <w:sz w:val="24"/>
          <w:szCs w:val="24"/>
          <w:lang w:val="en-US" w:eastAsia="zh-CN"/>
        </w:rPr>
      </w:pPr>
      <w:r>
        <w:rPr>
          <w:rFonts w:hint="default" w:ascii="Times New Roman" w:hAnsi="Times New Roman" w:cs="Times New Roman" w:eastAsiaTheme="majorEastAsia"/>
          <w:color w:val="auto"/>
          <w:sz w:val="24"/>
          <w:szCs w:val="24"/>
          <w:lang w:val="en-US" w:eastAsia="zh-CN"/>
        </w:rPr>
        <w:drawing>
          <wp:inline distT="0" distB="0" distL="114300" distR="114300">
            <wp:extent cx="5044440" cy="3742055"/>
            <wp:effectExtent l="0" t="0" r="0" b="6985"/>
            <wp:docPr id="15" name="图片 15"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k"/>
                    <pic:cNvPicPr>
                      <a:picLocks noChangeAspect="1"/>
                    </pic:cNvPicPr>
                  </pic:nvPicPr>
                  <pic:blipFill>
                    <a:blip r:embed="rId79"/>
                    <a:stretch>
                      <a:fillRect/>
                    </a:stretch>
                  </pic:blipFill>
                  <pic:spPr>
                    <a:xfrm>
                      <a:off x="0" y="0"/>
                      <a:ext cx="5044440" cy="3742055"/>
                    </a:xfrm>
                    <a:prstGeom prst="rect">
                      <a:avLst/>
                    </a:prstGeom>
                  </pic:spPr>
                </pic:pic>
              </a:graphicData>
            </a:graphic>
          </wp:inline>
        </w:drawing>
      </w:r>
    </w:p>
    <w:p>
      <w:pPr>
        <w:pageBreakBefore w:val="0"/>
        <w:kinsoku/>
        <w:wordWrap/>
        <w:overflowPunct/>
        <w:topLinePunct w:val="0"/>
        <w:autoSpaceDE/>
        <w:autoSpaceDN/>
        <w:bidi w:val="0"/>
        <w:adjustRightInd/>
        <w:snapToGrid/>
        <w:spacing w:after="0" w:line="27" w:lineRule="atLeast"/>
        <w:ind w:right="680"/>
        <w:jc w:val="both"/>
        <w:textAlignment w:val="auto"/>
        <w:rPr>
          <w:rFonts w:hint="default" w:ascii="Times New Roman" w:hAnsi="Times New Roman" w:cs="Times New Roman" w:eastAsiaTheme="majorEastAsia"/>
          <w:color w:val="auto"/>
          <w:sz w:val="24"/>
          <w:szCs w:val="24"/>
          <w:lang w:val="en-US" w:eastAsia="zh-CN"/>
        </w:rPr>
      </w:pPr>
    </w:p>
    <w:p>
      <w:pPr>
        <w:pStyle w:val="3"/>
        <w:bidi w:val="0"/>
        <w:rPr>
          <w:rFonts w:hint="default"/>
          <w:lang w:val="en-US" w:eastAsia="zh-CN"/>
        </w:rPr>
      </w:pPr>
      <w:bookmarkStart w:id="247" w:name="_Toc19087"/>
      <w:bookmarkStart w:id="248" w:name="_Toc15859"/>
      <w:bookmarkStart w:id="249" w:name="_Toc6799"/>
      <w:r>
        <w:rPr>
          <w:rFonts w:hint="default"/>
          <w:lang w:val="en-US" w:eastAsia="zh-CN"/>
        </w:rPr>
        <w:t>3.3数据精度</w:t>
      </w:r>
      <w:bookmarkEnd w:id="247"/>
      <w:bookmarkEnd w:id="248"/>
      <w:bookmarkEnd w:id="249"/>
    </w:p>
    <w:p>
      <w:pPr>
        <w:spacing w:line="460" w:lineRule="exact"/>
        <w:ind w:firstLine="42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最初的语言模型采用的是浮点数据类型的计算，然而在硬件实现的时候会消耗很多计算资源和存储空间，所以选择用定点数据类型来替代，相应的计算也用定点计算来实现，但是这会不可避免的造成精度上的损失，经过实验发现采用定点数据类型造成的误差在可以接受的范围内，而且，softmax得到的结果有微小的误差并不会对模型的性能有巨大的影响。对于不同的数据会有不同的精度，没有采用统一的精度。例如输出层的计算比较总要对精度的要求比较高，输出层内部的计算就采用较高的精度，隐藏层中的矩阵计算机采用相对低的精度。同时，由于激活函数的计算比较复杂，直接用查找表来近似实现。经过不停的实验后，在保证无溢出的情况下采用的方案如下</w:t>
      </w:r>
      <w:r>
        <w:rPr>
          <w:rFonts w:hint="eastAsia" w:cs="Times New Roman"/>
          <w:sz w:val="24"/>
          <w:szCs w:val="24"/>
          <w:lang w:val="en-US" w:eastAsia="zh-CN"/>
        </w:rPr>
        <w:t>表</w:t>
      </w:r>
      <w:r>
        <w:rPr>
          <w:rFonts w:hint="default" w:ascii="Times New Roman" w:hAnsi="Times New Roman" w:cs="Times New Roman"/>
          <w:sz w:val="24"/>
          <w:szCs w:val="24"/>
          <w:lang w:val="en-US" w:eastAsia="zh-CN"/>
        </w:rPr>
        <w:t>所示</w:t>
      </w:r>
      <w:r>
        <w:rPr>
          <w:rFonts w:hint="eastAsia" w:cs="Times New Roman"/>
          <w:sz w:val="24"/>
          <w:szCs w:val="24"/>
          <w:lang w:val="en-US" w:eastAsia="zh-CN"/>
        </w:rPr>
        <w:t>：</w:t>
      </w:r>
    </w:p>
    <w:p>
      <w:pPr>
        <w:pageBreakBefore w:val="0"/>
        <w:kinsoku/>
        <w:wordWrap/>
        <w:overflowPunct/>
        <w:topLinePunct w:val="0"/>
        <w:autoSpaceDE/>
        <w:autoSpaceDN/>
        <w:bidi w:val="0"/>
        <w:adjustRightInd/>
        <w:snapToGrid/>
        <w:spacing w:after="0" w:line="27" w:lineRule="atLeast"/>
        <w:ind w:right="680"/>
        <w:jc w:val="both"/>
        <w:textAlignment w:val="auto"/>
        <w:rPr>
          <w:rFonts w:hint="default" w:ascii="Times New Roman" w:hAnsi="Times New Roman" w:cs="Times New Roman" w:eastAsiaTheme="majorEastAsia"/>
          <w:color w:val="auto"/>
          <w:sz w:val="24"/>
          <w:szCs w:val="24"/>
          <w:lang w:val="en-US" w:eastAsia="zh-CN"/>
        </w:rPr>
      </w:pPr>
    </w:p>
    <w:p>
      <w:pPr>
        <w:pageBreakBefore w:val="0"/>
        <w:kinsoku/>
        <w:wordWrap/>
        <w:overflowPunct/>
        <w:topLinePunct w:val="0"/>
        <w:autoSpaceDE/>
        <w:autoSpaceDN/>
        <w:bidi w:val="0"/>
        <w:adjustRightInd/>
        <w:snapToGrid/>
        <w:spacing w:after="0" w:line="27" w:lineRule="atLeast"/>
        <w:ind w:right="680"/>
        <w:jc w:val="both"/>
        <w:textAlignment w:val="auto"/>
        <w:rPr>
          <w:rFonts w:hint="default" w:ascii="Times New Roman" w:hAnsi="Times New Roman" w:cs="Times New Roman" w:eastAsiaTheme="majorEastAsia"/>
          <w:color w:val="auto"/>
          <w:sz w:val="24"/>
          <w:szCs w:val="24"/>
          <w:lang w:val="en-US" w:eastAsia="zh-CN"/>
        </w:rPr>
      </w:pPr>
    </w:p>
    <w:tbl>
      <w:tblPr>
        <w:tblStyle w:val="17"/>
        <w:tblW w:w="9400" w:type="dxa"/>
        <w:tblInd w:w="108"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BDC0BF"/>
        <w:tblLayout w:type="fixed"/>
        <w:tblCellMar>
          <w:top w:w="0" w:type="dxa"/>
          <w:left w:w="10" w:type="dxa"/>
          <w:bottom w:w="0" w:type="dxa"/>
          <w:right w:w="10" w:type="dxa"/>
        </w:tblCellMar>
      </w:tblPr>
      <w:tblGrid>
        <w:gridCol w:w="3133"/>
        <w:gridCol w:w="3134"/>
        <w:gridCol w:w="3133"/>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BDC0BF"/>
          <w:tblCellMar>
            <w:top w:w="0" w:type="dxa"/>
            <w:left w:w="10" w:type="dxa"/>
            <w:bottom w:w="0" w:type="dxa"/>
            <w:right w:w="10" w:type="dxa"/>
          </w:tblCellMar>
        </w:tblPrEx>
        <w:trPr>
          <w:trHeight w:val="295" w:hRule="atLeast"/>
          <w:tblHeader/>
        </w:trPr>
        <w:tc>
          <w:tcPr>
            <w:tcW w:w="3133" w:type="dxa"/>
            <w:tcBorders>
              <w:top w:val="single" w:color="000000" w:sz="2" w:space="0"/>
              <w:left w:val="single" w:color="000000" w:sz="2" w:space="0"/>
              <w:bottom w:val="single" w:color="000000" w:sz="4" w:space="0"/>
              <w:right w:val="single" w:color="000000" w:sz="2" w:space="0"/>
            </w:tcBorders>
            <w:shd w:val="clear" w:color="auto" w:fill="BDC0BF"/>
            <w:tcMar>
              <w:top w:w="80" w:type="dxa"/>
              <w:left w:w="80" w:type="dxa"/>
              <w:bottom w:w="80" w:type="dxa"/>
              <w:right w:w="80" w:type="dxa"/>
            </w:tcMar>
            <w:vAlign w:val="top"/>
          </w:tcPr>
          <w:p>
            <w:pPr>
              <w:pStyle w:val="35"/>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Helvetica Neue" w:cs="Times New Roman"/>
                <w:sz w:val="24"/>
                <w:szCs w:val="24"/>
                <w:rtl w:val="0"/>
              </w:rPr>
              <w:t>数据</w:t>
            </w:r>
          </w:p>
        </w:tc>
        <w:tc>
          <w:tcPr>
            <w:tcW w:w="3134" w:type="dxa"/>
            <w:tcBorders>
              <w:top w:val="single" w:color="000000" w:sz="2" w:space="0"/>
              <w:left w:val="single" w:color="000000" w:sz="2" w:space="0"/>
              <w:bottom w:val="single" w:color="000000" w:sz="4" w:space="0"/>
              <w:right w:val="single" w:color="000000" w:sz="2" w:space="0"/>
            </w:tcBorders>
            <w:shd w:val="clear" w:color="auto" w:fill="BDC0BF"/>
            <w:tcMar>
              <w:top w:w="80" w:type="dxa"/>
              <w:left w:w="80" w:type="dxa"/>
              <w:bottom w:w="80" w:type="dxa"/>
              <w:right w:w="80" w:type="dxa"/>
            </w:tcMar>
            <w:vAlign w:val="top"/>
          </w:tcPr>
          <w:p>
            <w:pPr>
              <w:pStyle w:val="35"/>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Helvetica Neue" w:cs="Times New Roman"/>
                <w:sz w:val="24"/>
                <w:szCs w:val="24"/>
                <w:rtl w:val="0"/>
              </w:rPr>
              <w:t>位宽</w:t>
            </w:r>
          </w:p>
        </w:tc>
        <w:tc>
          <w:tcPr>
            <w:tcW w:w="3133" w:type="dxa"/>
            <w:tcBorders>
              <w:top w:val="single" w:color="000000" w:sz="2" w:space="0"/>
              <w:left w:val="single" w:color="000000" w:sz="2" w:space="0"/>
              <w:bottom w:val="single" w:color="000000" w:sz="4" w:space="0"/>
              <w:right w:val="single" w:color="000000" w:sz="2" w:space="0"/>
            </w:tcBorders>
            <w:shd w:val="clear" w:color="auto" w:fill="BDC0BF"/>
            <w:tcMar>
              <w:top w:w="80" w:type="dxa"/>
              <w:left w:w="80" w:type="dxa"/>
              <w:bottom w:w="80" w:type="dxa"/>
              <w:right w:w="80" w:type="dxa"/>
            </w:tcMar>
            <w:vAlign w:val="top"/>
          </w:tcPr>
          <w:p>
            <w:pPr>
              <w:pStyle w:val="35"/>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Helvetica Neue" w:cs="Times New Roman"/>
                <w:sz w:val="24"/>
                <w:szCs w:val="24"/>
                <w:rtl w:val="0"/>
              </w:rPr>
              <w:t>数据类型</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3133" w:type="dxa"/>
            <w:tcBorders>
              <w:top w:val="single" w:color="000000" w:sz="4"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gate</w:t>
            </w:r>
            <w:r>
              <w:rPr>
                <w:rFonts w:hint="default" w:ascii="Times New Roman" w:hAnsi="Times New Roman" w:eastAsia="Helvetica Neue" w:cs="Times New Roman"/>
                <w:sz w:val="24"/>
                <w:szCs w:val="24"/>
                <w:rtl w:val="0"/>
              </w:rPr>
              <w:t>权重矩阵</w:t>
            </w:r>
          </w:p>
        </w:tc>
        <w:tc>
          <w:tcPr>
            <w:tcW w:w="3134" w:type="dxa"/>
            <w:tcBorders>
              <w:top w:val="single" w:color="000000" w:sz="4"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2bit</w:t>
            </w:r>
          </w:p>
        </w:tc>
        <w:tc>
          <w:tcPr>
            <w:tcW w:w="3133" w:type="dxa"/>
            <w:tcBorders>
              <w:top w:val="single" w:color="000000" w:sz="4"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Helvetica Neue" w:cs="Times New Roman"/>
                <w:sz w:val="24"/>
                <w:szCs w:val="24"/>
                <w:rtl w:val="0"/>
              </w:rPr>
              <w:t>整型</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3133"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Helvetica Neue" w:cs="Times New Roman"/>
                <w:sz w:val="24"/>
                <w:szCs w:val="24"/>
                <w:rtl w:val="0"/>
              </w:rPr>
              <w:t>偏置</w:t>
            </w:r>
          </w:p>
        </w:tc>
        <w:tc>
          <w:tcPr>
            <w:tcW w:w="3134"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8bit</w:t>
            </w:r>
          </w:p>
        </w:tc>
        <w:tc>
          <w:tcPr>
            <w:tcW w:w="3133"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Helvetica Neue" w:cs="Times New Roman"/>
                <w:sz w:val="24"/>
                <w:szCs w:val="24"/>
                <w:rtl w:val="0"/>
              </w:rPr>
              <w:t>定点数（</w:t>
            </w:r>
            <w:r>
              <w:rPr>
                <w:rFonts w:hint="default" w:ascii="Times New Roman" w:hAnsi="Times New Roman" w:eastAsia="Arial Unicode MS" w:cs="Times New Roman"/>
                <w:sz w:val="24"/>
                <w:szCs w:val="24"/>
                <w:rtl w:val="0"/>
              </w:rPr>
              <w:t>1</w:t>
            </w:r>
            <w:r>
              <w:rPr>
                <w:rFonts w:hint="default" w:ascii="Times New Roman" w:hAnsi="Times New Roman" w:eastAsia="Helvetica Neue" w:cs="Times New Roman"/>
                <w:sz w:val="24"/>
                <w:szCs w:val="24"/>
                <w:rtl w:val="0"/>
              </w:rPr>
              <w:t>位整数位）</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3133"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eastAsia" w:ascii="Times New Roman" w:hAnsi="Times New Roman" w:eastAsia="Arial Unicode MS" w:cs="Times New Roman"/>
                <w:sz w:val="24"/>
                <w:szCs w:val="24"/>
                <w:rtl w:val="0"/>
                <w:lang w:eastAsia="zh-CN"/>
              </w:rPr>
              <w:t>Normalization</w:t>
            </w:r>
            <w:r>
              <w:rPr>
                <w:rFonts w:hint="default" w:ascii="Times New Roman" w:hAnsi="Times New Roman" w:eastAsia="Helvetica Neue" w:cs="Times New Roman"/>
                <w:sz w:val="24"/>
                <w:szCs w:val="24"/>
                <w:rtl w:val="0"/>
              </w:rPr>
              <w:t>权重</w:t>
            </w:r>
          </w:p>
        </w:tc>
        <w:tc>
          <w:tcPr>
            <w:tcW w:w="3134"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8bit</w:t>
            </w:r>
          </w:p>
        </w:tc>
        <w:tc>
          <w:tcPr>
            <w:tcW w:w="3133"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Helvetica Neue" w:cs="Times New Roman"/>
                <w:sz w:val="24"/>
                <w:szCs w:val="24"/>
                <w:rtl w:val="0"/>
              </w:rPr>
              <w:t>定点数（</w:t>
            </w:r>
            <w:r>
              <w:rPr>
                <w:rFonts w:hint="default" w:ascii="Times New Roman" w:hAnsi="Times New Roman" w:eastAsia="Arial Unicode MS" w:cs="Times New Roman"/>
                <w:sz w:val="24"/>
                <w:szCs w:val="24"/>
                <w:rtl w:val="0"/>
              </w:rPr>
              <w:t>2</w:t>
            </w:r>
            <w:r>
              <w:rPr>
                <w:rFonts w:hint="default" w:ascii="Times New Roman" w:hAnsi="Times New Roman" w:eastAsia="Helvetica Neue" w:cs="Times New Roman"/>
                <w:sz w:val="24"/>
                <w:szCs w:val="24"/>
                <w:rtl w:val="0"/>
              </w:rPr>
              <w:t>位整数位）</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3133"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eastAsia" w:ascii="Times New Roman" w:hAnsi="Times New Roman" w:eastAsia="Arial Unicode MS" w:cs="Times New Roman"/>
                <w:sz w:val="24"/>
                <w:szCs w:val="24"/>
                <w:rtl w:val="0"/>
                <w:lang w:eastAsia="zh-CN"/>
              </w:rPr>
              <w:t>Normalization</w:t>
            </w:r>
            <w:r>
              <w:rPr>
                <w:rFonts w:hint="default" w:ascii="Times New Roman" w:hAnsi="Times New Roman" w:eastAsia="Helvetica Neue" w:cs="Times New Roman"/>
                <w:sz w:val="24"/>
                <w:szCs w:val="24"/>
                <w:rtl w:val="0"/>
              </w:rPr>
              <w:t>偏置</w:t>
            </w:r>
          </w:p>
        </w:tc>
        <w:tc>
          <w:tcPr>
            <w:tcW w:w="3134"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8bit</w:t>
            </w:r>
          </w:p>
        </w:tc>
        <w:tc>
          <w:tcPr>
            <w:tcW w:w="3133"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Helvetica Neue" w:cs="Times New Roman"/>
                <w:sz w:val="24"/>
                <w:szCs w:val="24"/>
                <w:rtl w:val="0"/>
              </w:rPr>
              <w:t>定点数（</w:t>
            </w:r>
            <w:r>
              <w:rPr>
                <w:rFonts w:hint="default" w:ascii="Times New Roman" w:hAnsi="Times New Roman" w:eastAsia="Arial Unicode MS" w:cs="Times New Roman"/>
                <w:sz w:val="24"/>
                <w:szCs w:val="24"/>
                <w:rtl w:val="0"/>
              </w:rPr>
              <w:t>2</w:t>
            </w:r>
            <w:r>
              <w:rPr>
                <w:rFonts w:hint="default" w:ascii="Times New Roman" w:hAnsi="Times New Roman" w:eastAsia="Helvetica Neue" w:cs="Times New Roman"/>
                <w:sz w:val="24"/>
                <w:szCs w:val="24"/>
                <w:rtl w:val="0"/>
              </w:rPr>
              <w:t>位整数位）</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3133"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gate</w:t>
            </w:r>
            <w:r>
              <w:rPr>
                <w:rFonts w:hint="default" w:ascii="Times New Roman" w:hAnsi="Times New Roman" w:eastAsia="Helvetica Neue" w:cs="Times New Roman"/>
                <w:sz w:val="24"/>
                <w:szCs w:val="24"/>
                <w:rtl w:val="0"/>
              </w:rPr>
              <w:t>内矩阵乘法的乘积中间结果</w:t>
            </w:r>
          </w:p>
        </w:tc>
        <w:tc>
          <w:tcPr>
            <w:tcW w:w="3134"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Helvetica Neue" w:cs="Times New Roman"/>
                <w:sz w:val="24"/>
                <w:szCs w:val="24"/>
                <w:rtl w:val="0"/>
              </w:rPr>
              <w:t>输入：</w:t>
            </w:r>
            <w:r>
              <w:rPr>
                <w:rFonts w:hint="default" w:ascii="Times New Roman" w:hAnsi="Times New Roman" w:eastAsia="Arial Unicode MS" w:cs="Times New Roman"/>
                <w:sz w:val="24"/>
                <w:szCs w:val="24"/>
                <w:rtl w:val="0"/>
              </w:rPr>
              <w:t xml:space="preserve">3bit </w:t>
            </w:r>
            <w:r>
              <w:rPr>
                <w:rFonts w:hint="default" w:ascii="Times New Roman" w:hAnsi="Times New Roman" w:eastAsia="Helvetica Neue" w:cs="Times New Roman"/>
                <w:sz w:val="24"/>
                <w:szCs w:val="24"/>
                <w:rtl w:val="0"/>
              </w:rPr>
              <w:t>，</w:t>
            </w:r>
            <w:r>
              <w:rPr>
                <w:rFonts w:hint="default" w:ascii="Times New Roman" w:hAnsi="Times New Roman" w:eastAsia="Arial Unicode MS" w:cs="Times New Roman"/>
                <w:sz w:val="24"/>
                <w:szCs w:val="24"/>
                <w:rtl w:val="0"/>
              </w:rPr>
              <w:t>h</w:t>
            </w:r>
            <w:r>
              <w:rPr>
                <w:rFonts w:hint="default" w:ascii="Times New Roman" w:hAnsi="Times New Roman" w:eastAsia="Helvetica Neue" w:cs="Times New Roman"/>
                <w:sz w:val="24"/>
                <w:szCs w:val="24"/>
                <w:rtl w:val="0"/>
              </w:rPr>
              <w:t>状态：</w:t>
            </w:r>
            <w:r>
              <w:rPr>
                <w:rFonts w:hint="default" w:ascii="Times New Roman" w:hAnsi="Times New Roman" w:eastAsia="Arial Unicode MS" w:cs="Times New Roman"/>
                <w:sz w:val="24"/>
                <w:szCs w:val="24"/>
                <w:rtl w:val="0"/>
              </w:rPr>
              <w:t>14bit</w:t>
            </w:r>
          </w:p>
        </w:tc>
        <w:tc>
          <w:tcPr>
            <w:tcW w:w="3133"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Helvetica Neue" w:cs="Times New Roman"/>
                <w:sz w:val="24"/>
                <w:szCs w:val="24"/>
                <w:rtl w:val="0"/>
              </w:rPr>
              <w:t>整数，定点数（</w:t>
            </w:r>
            <w:r>
              <w:rPr>
                <w:rFonts w:hint="default" w:ascii="Times New Roman" w:hAnsi="Times New Roman" w:eastAsia="Arial Unicode MS" w:cs="Times New Roman"/>
                <w:sz w:val="24"/>
                <w:szCs w:val="24"/>
                <w:rtl w:val="0"/>
              </w:rPr>
              <w:t>7</w:t>
            </w:r>
            <w:r>
              <w:rPr>
                <w:rFonts w:hint="default" w:ascii="Times New Roman" w:hAnsi="Times New Roman" w:eastAsia="Helvetica Neue" w:cs="Times New Roman"/>
                <w:sz w:val="24"/>
                <w:szCs w:val="24"/>
                <w:rtl w:val="0"/>
              </w:rPr>
              <w:t>位整数位）</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3133"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gate</w:t>
            </w:r>
            <w:r>
              <w:rPr>
                <w:rFonts w:hint="default" w:ascii="Times New Roman" w:hAnsi="Times New Roman" w:eastAsia="Helvetica Neue" w:cs="Times New Roman"/>
                <w:sz w:val="24"/>
                <w:szCs w:val="24"/>
                <w:rtl w:val="0"/>
              </w:rPr>
              <w:t>内矩阵乘法的求和中间结果</w:t>
            </w:r>
          </w:p>
        </w:tc>
        <w:tc>
          <w:tcPr>
            <w:tcW w:w="3134"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14bit</w:t>
            </w:r>
          </w:p>
        </w:tc>
        <w:tc>
          <w:tcPr>
            <w:tcW w:w="3133"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Helvetica Neue" w:cs="Times New Roman"/>
                <w:sz w:val="24"/>
                <w:szCs w:val="24"/>
                <w:rtl w:val="0"/>
              </w:rPr>
              <w:t>定点数（</w:t>
            </w:r>
            <w:r>
              <w:rPr>
                <w:rFonts w:hint="default" w:ascii="Times New Roman" w:hAnsi="Times New Roman" w:eastAsia="Arial Unicode MS" w:cs="Times New Roman"/>
                <w:sz w:val="24"/>
                <w:szCs w:val="24"/>
                <w:rtl w:val="0"/>
              </w:rPr>
              <w:t>7</w:t>
            </w:r>
            <w:r>
              <w:rPr>
                <w:rFonts w:hint="default" w:ascii="Times New Roman" w:hAnsi="Times New Roman" w:eastAsia="Helvetica Neue" w:cs="Times New Roman"/>
                <w:sz w:val="24"/>
                <w:szCs w:val="24"/>
                <w:rtl w:val="0"/>
              </w:rPr>
              <w:t>位整数位）</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3133"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h</w:t>
            </w:r>
            <w:r>
              <w:rPr>
                <w:rFonts w:hint="default" w:ascii="Times New Roman" w:hAnsi="Times New Roman" w:eastAsia="Helvetica Neue" w:cs="Times New Roman"/>
                <w:sz w:val="24"/>
                <w:szCs w:val="24"/>
                <w:rtl w:val="0"/>
              </w:rPr>
              <w:t>状态</w:t>
            </w:r>
          </w:p>
        </w:tc>
        <w:tc>
          <w:tcPr>
            <w:tcW w:w="3134"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9bit</w:t>
            </w:r>
          </w:p>
        </w:tc>
        <w:tc>
          <w:tcPr>
            <w:tcW w:w="3133"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Helvetica Neue" w:cs="Times New Roman"/>
                <w:sz w:val="24"/>
                <w:szCs w:val="24"/>
                <w:rtl w:val="0"/>
              </w:rPr>
              <w:t>定点数（</w:t>
            </w:r>
            <w:r>
              <w:rPr>
                <w:rFonts w:hint="default" w:ascii="Times New Roman" w:hAnsi="Times New Roman" w:eastAsia="Arial Unicode MS" w:cs="Times New Roman"/>
                <w:sz w:val="24"/>
                <w:szCs w:val="24"/>
                <w:rtl w:val="0"/>
              </w:rPr>
              <w:t>3</w:t>
            </w:r>
            <w:r>
              <w:rPr>
                <w:rFonts w:hint="default" w:ascii="Times New Roman" w:hAnsi="Times New Roman" w:eastAsia="Helvetica Neue" w:cs="Times New Roman"/>
                <w:sz w:val="24"/>
                <w:szCs w:val="24"/>
                <w:rtl w:val="0"/>
              </w:rPr>
              <w:t>位整数位）</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3133"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c</w:t>
            </w:r>
            <w:r>
              <w:rPr>
                <w:rFonts w:hint="default" w:ascii="Times New Roman" w:hAnsi="Times New Roman" w:eastAsia="Helvetica Neue" w:cs="Times New Roman"/>
                <w:sz w:val="24"/>
                <w:szCs w:val="24"/>
                <w:rtl w:val="0"/>
              </w:rPr>
              <w:t>状态</w:t>
            </w:r>
          </w:p>
        </w:tc>
        <w:tc>
          <w:tcPr>
            <w:tcW w:w="3134"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9bit</w:t>
            </w:r>
          </w:p>
        </w:tc>
        <w:tc>
          <w:tcPr>
            <w:tcW w:w="3133"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Helvetica Neue" w:cs="Times New Roman"/>
                <w:sz w:val="24"/>
                <w:szCs w:val="24"/>
                <w:rtl w:val="0"/>
              </w:rPr>
              <w:t>定点数（</w:t>
            </w:r>
            <w:r>
              <w:rPr>
                <w:rFonts w:hint="default" w:ascii="Times New Roman" w:hAnsi="Times New Roman" w:eastAsia="Arial Unicode MS" w:cs="Times New Roman"/>
                <w:sz w:val="24"/>
                <w:szCs w:val="24"/>
                <w:rtl w:val="0"/>
              </w:rPr>
              <w:t>3</w:t>
            </w:r>
            <w:r>
              <w:rPr>
                <w:rFonts w:hint="default" w:ascii="Times New Roman" w:hAnsi="Times New Roman" w:eastAsia="Helvetica Neue" w:cs="Times New Roman"/>
                <w:sz w:val="24"/>
                <w:szCs w:val="24"/>
                <w:rtl w:val="0"/>
              </w:rPr>
              <w:t>位整数位）</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3133"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Helvetica Neue" w:cs="Times New Roman"/>
                <w:sz w:val="24"/>
                <w:szCs w:val="24"/>
                <w:rtl w:val="0"/>
              </w:rPr>
              <w:t>字符向量</w:t>
            </w:r>
          </w:p>
        </w:tc>
        <w:tc>
          <w:tcPr>
            <w:tcW w:w="3134"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1bit</w:t>
            </w:r>
          </w:p>
        </w:tc>
        <w:tc>
          <w:tcPr>
            <w:tcW w:w="3133"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Helvetica Neue" w:cs="Times New Roman"/>
                <w:sz w:val="24"/>
                <w:szCs w:val="24"/>
                <w:rtl w:val="0"/>
              </w:rPr>
              <w:t>无符号整数</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3133"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Helvetica Neue" w:cs="Times New Roman"/>
                <w:sz w:val="24"/>
                <w:szCs w:val="24"/>
                <w:rtl w:val="0"/>
              </w:rPr>
              <w:t>输出层</w:t>
            </w:r>
          </w:p>
        </w:tc>
        <w:tc>
          <w:tcPr>
            <w:tcW w:w="3134"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16bit</w:t>
            </w:r>
          </w:p>
        </w:tc>
        <w:tc>
          <w:tcPr>
            <w:tcW w:w="3133"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Helvetica Neue" w:cs="Times New Roman"/>
                <w:sz w:val="24"/>
                <w:szCs w:val="24"/>
                <w:rtl w:val="0"/>
              </w:rPr>
              <w:t>定点数（</w:t>
            </w:r>
            <w:r>
              <w:rPr>
                <w:rFonts w:hint="default" w:ascii="Times New Roman" w:hAnsi="Times New Roman" w:eastAsia="Arial Unicode MS" w:cs="Times New Roman"/>
                <w:sz w:val="24"/>
                <w:szCs w:val="24"/>
                <w:rtl w:val="0"/>
              </w:rPr>
              <w:t>8</w:t>
            </w:r>
            <w:r>
              <w:rPr>
                <w:rFonts w:hint="default" w:ascii="Times New Roman" w:hAnsi="Times New Roman" w:eastAsia="Helvetica Neue" w:cs="Times New Roman"/>
                <w:sz w:val="24"/>
                <w:szCs w:val="24"/>
                <w:rtl w:val="0"/>
              </w:rPr>
              <w:t>位整数位）</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3133"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sigma</w:t>
            </w:r>
            <w:r>
              <w:rPr>
                <w:rFonts w:hint="default" w:ascii="Times New Roman" w:hAnsi="Times New Roman" w:eastAsia="Helvetica Neue" w:cs="Times New Roman"/>
                <w:sz w:val="24"/>
                <w:szCs w:val="24"/>
                <w:rtl w:val="0"/>
              </w:rPr>
              <w:t>激活函数</w:t>
            </w:r>
          </w:p>
        </w:tc>
        <w:tc>
          <w:tcPr>
            <w:tcW w:w="3134"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8bit</w:t>
            </w:r>
          </w:p>
        </w:tc>
        <w:tc>
          <w:tcPr>
            <w:tcW w:w="3133"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Helvetica Neue" w:cs="Times New Roman"/>
                <w:sz w:val="24"/>
                <w:szCs w:val="24"/>
                <w:rtl w:val="0"/>
              </w:rPr>
              <w:t>无符号定点数（</w:t>
            </w:r>
            <w:r>
              <w:rPr>
                <w:rFonts w:hint="default" w:ascii="Times New Roman" w:hAnsi="Times New Roman" w:eastAsia="Arial Unicode MS" w:cs="Times New Roman"/>
                <w:sz w:val="24"/>
                <w:szCs w:val="24"/>
                <w:rtl w:val="0"/>
              </w:rPr>
              <w:t>1</w:t>
            </w:r>
            <w:r>
              <w:rPr>
                <w:rFonts w:hint="default" w:ascii="Times New Roman" w:hAnsi="Times New Roman" w:eastAsia="Helvetica Neue" w:cs="Times New Roman"/>
                <w:sz w:val="24"/>
                <w:szCs w:val="24"/>
                <w:rtl w:val="0"/>
              </w:rPr>
              <w:t>位整数位）</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3133"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tanh</w:t>
            </w:r>
            <w:r>
              <w:rPr>
                <w:rFonts w:hint="default" w:ascii="Times New Roman" w:hAnsi="Times New Roman" w:eastAsia="Helvetica Neue" w:cs="Times New Roman"/>
                <w:sz w:val="24"/>
                <w:szCs w:val="24"/>
                <w:rtl w:val="0"/>
              </w:rPr>
              <w:t>激活函数</w:t>
            </w:r>
          </w:p>
        </w:tc>
        <w:tc>
          <w:tcPr>
            <w:tcW w:w="3134"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8bit</w:t>
            </w:r>
          </w:p>
        </w:tc>
        <w:tc>
          <w:tcPr>
            <w:tcW w:w="3133"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Helvetica Neue" w:cs="Times New Roman"/>
                <w:sz w:val="24"/>
                <w:szCs w:val="24"/>
                <w:rtl w:val="0"/>
              </w:rPr>
              <w:t>定点数（</w:t>
            </w:r>
            <w:r>
              <w:rPr>
                <w:rFonts w:hint="default" w:ascii="Times New Roman" w:hAnsi="Times New Roman" w:eastAsia="Arial Unicode MS" w:cs="Times New Roman"/>
                <w:sz w:val="24"/>
                <w:szCs w:val="24"/>
                <w:rtl w:val="0"/>
              </w:rPr>
              <w:t>2</w:t>
            </w:r>
            <w:r>
              <w:rPr>
                <w:rFonts w:hint="default" w:ascii="Times New Roman" w:hAnsi="Times New Roman" w:eastAsia="Helvetica Neue" w:cs="Times New Roman"/>
                <w:sz w:val="24"/>
                <w:szCs w:val="24"/>
                <w:rtl w:val="0"/>
              </w:rPr>
              <w:t>位整数位）</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3133"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Helvetica Neue" w:cs="Times New Roman"/>
                <w:sz w:val="24"/>
                <w:szCs w:val="24"/>
                <w:rtl w:val="0"/>
              </w:rPr>
              <w:t>输出层的权重和偏置</w:t>
            </w:r>
          </w:p>
        </w:tc>
        <w:tc>
          <w:tcPr>
            <w:tcW w:w="3134"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8bit</w:t>
            </w:r>
          </w:p>
        </w:tc>
        <w:tc>
          <w:tcPr>
            <w:tcW w:w="3133"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Helvetica Neue" w:cs="Times New Roman"/>
                <w:sz w:val="24"/>
                <w:szCs w:val="24"/>
                <w:rtl w:val="0"/>
              </w:rPr>
              <w:t>定点数（</w:t>
            </w:r>
            <w:r>
              <w:rPr>
                <w:rFonts w:hint="default" w:ascii="Times New Roman" w:hAnsi="Times New Roman" w:eastAsia="Arial Unicode MS" w:cs="Times New Roman"/>
                <w:sz w:val="24"/>
                <w:szCs w:val="24"/>
                <w:rtl w:val="0"/>
              </w:rPr>
              <w:t>1</w:t>
            </w:r>
            <w:r>
              <w:rPr>
                <w:rFonts w:hint="default" w:ascii="Times New Roman" w:hAnsi="Times New Roman" w:eastAsia="Helvetica Neue" w:cs="Times New Roman"/>
                <w:sz w:val="24"/>
                <w:szCs w:val="24"/>
                <w:rtl w:val="0"/>
              </w:rPr>
              <w:t>位整数位）</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3133"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eastAsia="宋体" w:cs="Times New Roman"/>
                <w:sz w:val="24"/>
                <w:szCs w:val="24"/>
                <w:rtl w:val="0"/>
                <w:lang w:val="en-US" w:eastAsia="zh-CN"/>
              </w:rPr>
            </w:pPr>
            <w:r>
              <w:rPr>
                <w:rFonts w:hint="eastAsia" w:ascii="Times New Roman" w:hAnsi="Times New Roman" w:eastAsia="宋体" w:cs="Times New Roman"/>
                <w:sz w:val="24"/>
                <w:szCs w:val="24"/>
                <w:rtl w:val="0"/>
                <w:lang w:val="en-US" w:eastAsia="zh-CN"/>
              </w:rPr>
              <w:t>Normalization</w:t>
            </w:r>
            <w:r>
              <w:rPr>
                <w:rFonts w:hint="default" w:ascii="Times New Roman" w:hAnsi="Times New Roman" w:eastAsia="宋体" w:cs="Times New Roman"/>
                <w:sz w:val="24"/>
                <w:szCs w:val="24"/>
                <w:rtl w:val="0"/>
                <w:lang w:val="en-US" w:eastAsia="zh-CN"/>
              </w:rPr>
              <w:t>均值</w:t>
            </w:r>
          </w:p>
        </w:tc>
        <w:tc>
          <w:tcPr>
            <w:tcW w:w="3134"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eastAsia="Arial Unicode MS" w:cs="Times New Roman"/>
                <w:sz w:val="24"/>
                <w:szCs w:val="24"/>
                <w:rtl w:val="0"/>
                <w:lang w:val="en-US" w:eastAsia="zh-CN"/>
              </w:rPr>
            </w:pPr>
            <w:r>
              <w:rPr>
                <w:rFonts w:hint="default" w:ascii="Times New Roman" w:hAnsi="Times New Roman" w:eastAsia="Arial Unicode MS" w:cs="Times New Roman"/>
                <w:sz w:val="24"/>
                <w:szCs w:val="24"/>
                <w:rtl w:val="0"/>
                <w:lang w:val="en-US" w:eastAsia="zh-CN"/>
              </w:rPr>
              <w:t>16bit</w:t>
            </w:r>
          </w:p>
        </w:tc>
        <w:tc>
          <w:tcPr>
            <w:tcW w:w="3133"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eastAsia="宋体" w:cs="Times New Roman"/>
                <w:sz w:val="24"/>
                <w:szCs w:val="24"/>
                <w:rtl w:val="0"/>
                <w:lang w:val="en-US" w:eastAsia="zh-CN"/>
              </w:rPr>
            </w:pPr>
            <w:r>
              <w:rPr>
                <w:rFonts w:hint="default" w:ascii="Times New Roman" w:hAnsi="Times New Roman" w:eastAsia="宋体" w:cs="Times New Roman"/>
                <w:sz w:val="24"/>
                <w:szCs w:val="24"/>
                <w:rtl w:val="0"/>
                <w:lang w:val="en-US" w:eastAsia="zh-CN"/>
              </w:rPr>
              <w:t>定点数（8位整数位）</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3133"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eastAsia="宋体" w:cs="Times New Roman"/>
                <w:sz w:val="24"/>
                <w:szCs w:val="24"/>
                <w:rtl w:val="0"/>
                <w:lang w:val="en-US" w:eastAsia="zh-CN"/>
              </w:rPr>
            </w:pPr>
            <w:r>
              <w:rPr>
                <w:rFonts w:hint="eastAsia" w:ascii="Times New Roman" w:hAnsi="Times New Roman" w:eastAsia="宋体" w:cs="Times New Roman"/>
                <w:sz w:val="24"/>
                <w:szCs w:val="24"/>
                <w:rtl w:val="0"/>
                <w:lang w:val="en-US" w:eastAsia="zh-CN"/>
              </w:rPr>
              <w:t>Normalization</w:t>
            </w:r>
            <w:r>
              <w:rPr>
                <w:rFonts w:hint="default" w:ascii="Times New Roman" w:hAnsi="Times New Roman" w:eastAsia="宋体" w:cs="Times New Roman"/>
                <w:sz w:val="24"/>
                <w:szCs w:val="24"/>
                <w:rtl w:val="0"/>
                <w:lang w:val="en-US" w:eastAsia="zh-CN"/>
              </w:rPr>
              <w:t>标准差</w:t>
            </w:r>
          </w:p>
        </w:tc>
        <w:tc>
          <w:tcPr>
            <w:tcW w:w="3134"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eastAsia="Arial Unicode MS" w:cs="Times New Roman"/>
                <w:sz w:val="24"/>
                <w:szCs w:val="24"/>
                <w:rtl w:val="0"/>
                <w:lang w:val="en-US" w:eastAsia="zh-CN"/>
              </w:rPr>
            </w:pPr>
            <w:r>
              <w:rPr>
                <w:rFonts w:hint="default" w:ascii="Times New Roman" w:hAnsi="Times New Roman" w:eastAsia="Arial Unicode MS" w:cs="Times New Roman"/>
                <w:sz w:val="24"/>
                <w:szCs w:val="24"/>
                <w:rtl w:val="0"/>
                <w:lang w:val="en-US" w:eastAsia="zh-CN"/>
              </w:rPr>
              <w:t>16bit</w:t>
            </w:r>
          </w:p>
        </w:tc>
        <w:tc>
          <w:tcPr>
            <w:tcW w:w="3133" w:type="dxa"/>
            <w:tcBorders>
              <w:top w:val="single" w:color="000000" w:sz="2"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pStyle w:val="36"/>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eastAsia="宋体" w:cs="Times New Roman"/>
                <w:sz w:val="24"/>
                <w:szCs w:val="24"/>
                <w:rtl w:val="0"/>
                <w:lang w:val="en-US" w:eastAsia="zh-CN"/>
              </w:rPr>
            </w:pPr>
            <w:r>
              <w:rPr>
                <w:rFonts w:hint="default" w:ascii="Times New Roman" w:hAnsi="Times New Roman" w:eastAsia="宋体" w:cs="Times New Roman"/>
                <w:sz w:val="24"/>
                <w:szCs w:val="24"/>
                <w:rtl w:val="0"/>
                <w:lang w:val="en-US" w:eastAsia="zh-CN"/>
              </w:rPr>
              <w:t>定点数（8位整数位）</w:t>
            </w:r>
          </w:p>
        </w:tc>
      </w:tr>
    </w:tbl>
    <w:p>
      <w:pPr>
        <w:pStyle w:val="37"/>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p>
    <w:p>
      <w:pPr>
        <w:rPr>
          <w:rFonts w:asciiTheme="minorEastAsia" w:hAnsiTheme="minorEastAsia" w:eastAsiaTheme="minorEastAsia"/>
        </w:rPr>
        <w:sectPr>
          <w:headerReference r:id="rId10" w:type="default"/>
          <w:footerReference r:id="rId11" w:type="default"/>
          <w:pgSz w:w="11906" w:h="16838"/>
          <w:pgMar w:top="1418" w:right="1418" w:bottom="1418" w:left="1701" w:header="851" w:footer="851" w:gutter="0"/>
          <w:pgBorders>
            <w:top w:val="none" w:sz="0" w:space="0"/>
            <w:left w:val="none" w:sz="0" w:space="0"/>
            <w:bottom w:val="none" w:sz="0" w:space="0"/>
            <w:right w:val="none" w:sz="0" w:space="0"/>
          </w:pgBorders>
          <w:pgNumType w:fmt="decimal"/>
          <w:cols w:space="425" w:num="1"/>
          <w:docGrid w:type="lines" w:linePitch="312" w:charSpace="0"/>
        </w:sectPr>
      </w:pPr>
      <w:r>
        <w:rPr>
          <w:rFonts w:asciiTheme="minorEastAsia" w:hAnsiTheme="minorEastAsia" w:eastAsiaTheme="minorEastAsia"/>
        </w:rPr>
        <w:br w:type="page"/>
      </w:r>
    </w:p>
    <w:p>
      <w:pPr>
        <w:pStyle w:val="2"/>
        <w:bidi w:val="0"/>
        <w:rPr>
          <w:del w:id="1371" w:author="dell" w:date="2020-05-27T16:02:24Z"/>
          <w:rFonts w:hint="default"/>
          <w:lang w:val="en-US"/>
        </w:rPr>
      </w:pPr>
      <w:bookmarkStart w:id="250" w:name="_Toc5752"/>
      <w:r>
        <w:rPr>
          <w:rFonts w:hint="eastAsia"/>
          <w:lang w:val="en-US" w:eastAsia="zh-CN"/>
        </w:rPr>
        <w:t>4</w:t>
      </w:r>
      <w:ins w:id="1372" w:author="dell" w:date="2020-05-23T00:58:40Z">
        <w:r>
          <w:rPr>
            <w:rFonts w:hint="eastAsia"/>
            <w:lang w:val="en-US" w:eastAsia="zh-CN"/>
          </w:rPr>
          <w:t xml:space="preserve"> </w:t>
        </w:r>
      </w:ins>
      <w:r>
        <w:rPr>
          <w:rFonts w:hint="eastAsia"/>
          <w:lang w:val="en-US" w:eastAsia="zh-CN"/>
        </w:rPr>
        <w:t>具体实现</w:t>
      </w:r>
      <w:bookmarkEnd w:id="250"/>
    </w:p>
    <w:p>
      <w:pPr>
        <w:pStyle w:val="2"/>
        <w:spacing w:before="249" w:after="156"/>
        <w:jc w:val="center"/>
        <w:rPr>
          <w:ins w:id="1374" w:author="dell" w:date="2020-05-27T16:02:21Z"/>
          <w:rFonts w:hint="default" w:eastAsia="宋体"/>
          <w:sz w:val="24"/>
        </w:rPr>
        <w:pPrChange w:id="1373" w:author="dell" w:date="2020-05-27T16:02:24Z">
          <w:pPr>
            <w:pStyle w:val="3"/>
            <w:spacing w:before="156" w:after="156"/>
          </w:pPr>
        </w:pPrChange>
      </w:pPr>
    </w:p>
    <w:p>
      <w:pPr>
        <w:pStyle w:val="3"/>
        <w:bidi w:val="0"/>
        <w:rPr>
          <w:rFonts w:hint="eastAsia"/>
          <w:lang w:val="en-US" w:eastAsia="zh-CN"/>
        </w:rPr>
      </w:pPr>
      <w:bookmarkStart w:id="251" w:name="_Toc23251"/>
      <w:r>
        <w:rPr>
          <w:rFonts w:hint="eastAsia"/>
          <w:lang w:val="en-US" w:eastAsia="zh-CN"/>
        </w:rPr>
        <w:t>4</w:t>
      </w:r>
      <w:r>
        <w:rPr>
          <w:rFonts w:hint="eastAsia"/>
        </w:rPr>
        <w:t xml:space="preserve">.1 </w:t>
      </w:r>
      <w:r>
        <w:rPr>
          <w:rFonts w:hint="eastAsia"/>
          <w:lang w:val="en-US" w:eastAsia="zh-CN"/>
        </w:rPr>
        <w:t>顶层模块</w:t>
      </w:r>
      <w:bookmarkEnd w:id="251"/>
    </w:p>
    <w:p>
      <w:pPr>
        <w:spacing w:line="460" w:lineRule="exact"/>
        <w:ind w:firstLine="420"/>
        <w:rPr>
          <w:rFonts w:hint="eastAsia" w:ascii="Times New Roman" w:hAnsi="Times New Roman" w:cs="Times New Roman"/>
          <w:sz w:val="24"/>
          <w:szCs w:val="24"/>
          <w:lang w:val="en-US" w:eastAsia="zh-CN"/>
        </w:rPr>
      </w:pPr>
      <w:r>
        <w:rPr>
          <w:rFonts w:hint="eastAsia" w:ascii="Times New Roman" w:hAnsi="Times New Roman" w:cs="Times New Roman"/>
          <w:sz w:val="24"/>
          <w:szCs w:val="24"/>
          <w:rtl w:val="0"/>
          <w:lang w:val="zh-CN" w:eastAsia="zh-CN"/>
        </w:rPr>
        <w:t>输入信号包括时钟和控制信号和数据输入，input</w:t>
      </w:r>
      <w:r>
        <w:rPr>
          <w:rFonts w:hint="eastAsia" w:ascii="Times New Roman" w:hAnsi="Times New Roman" w:cs="Times New Roman"/>
          <w:sz w:val="24"/>
          <w:szCs w:val="24"/>
          <w:rtl w:val="0"/>
          <w:lang w:val="en-US" w:eastAsia="zh-CN"/>
        </w:rPr>
        <w:t>_buffer</w:t>
      </w:r>
      <w:r>
        <w:rPr>
          <w:rFonts w:hint="eastAsia" w:ascii="Times New Roman" w:hAnsi="Times New Roman" w:cs="Times New Roman"/>
          <w:sz w:val="24"/>
          <w:szCs w:val="24"/>
          <w:rtl w:val="0"/>
          <w:lang w:val="zh-CN" w:eastAsia="zh-CN"/>
        </w:rPr>
        <w:t>输入字符向量，number</w:t>
      </w:r>
      <w:r>
        <w:rPr>
          <w:rFonts w:hint="eastAsia" w:ascii="Times New Roman" w:hAnsi="Times New Roman" w:cs="Times New Roman"/>
          <w:sz w:val="24"/>
          <w:szCs w:val="24"/>
          <w:rtl w:val="0"/>
          <w:lang w:val="en-US" w:eastAsia="zh-CN"/>
        </w:rPr>
        <w:t>Columns</w:t>
      </w:r>
      <w:r>
        <w:rPr>
          <w:rFonts w:hint="eastAsia" w:ascii="Times New Roman" w:hAnsi="Times New Roman" w:cs="Times New Roman"/>
          <w:sz w:val="24"/>
          <w:szCs w:val="24"/>
          <w:rtl w:val="0"/>
          <w:lang w:val="zh-CN" w:eastAsia="zh-CN"/>
        </w:rPr>
        <w:t>输入要计算的序列长度，数据的输入方式采取从</w:t>
      </w:r>
      <w:r>
        <w:rPr>
          <w:rFonts w:hint="eastAsia" w:cs="Times New Roman"/>
          <w:sz w:val="24"/>
          <w:szCs w:val="24"/>
          <w:rtl w:val="0"/>
          <w:lang w:val="zh-CN" w:eastAsia="zh-CN"/>
        </w:rPr>
        <w:t>RAM</w:t>
      </w:r>
      <w:r>
        <w:rPr>
          <w:rFonts w:hint="eastAsia" w:ascii="Times New Roman" w:hAnsi="Times New Roman" w:cs="Times New Roman"/>
          <w:sz w:val="24"/>
          <w:szCs w:val="24"/>
          <w:rtl w:val="0"/>
          <w:lang w:val="zh-CN" w:eastAsia="zh-CN"/>
        </w:rPr>
        <w:t>读取的方式，这是因为c代码的顶层函数用数组做参数会默认综合成这种形式，因此输出信号中有对应的input</w:t>
      </w:r>
      <w:r>
        <w:rPr>
          <w:rFonts w:hint="eastAsia" w:ascii="Times New Roman" w:hAnsi="Times New Roman" w:cs="Times New Roman"/>
          <w:sz w:val="24"/>
          <w:szCs w:val="24"/>
          <w:rtl w:val="0"/>
          <w:lang w:val="en-US" w:eastAsia="zh-CN"/>
        </w:rPr>
        <w:t>_buffer</w:t>
      </w:r>
      <w:r>
        <w:rPr>
          <w:rFonts w:hint="eastAsia" w:ascii="Times New Roman" w:hAnsi="Times New Roman" w:cs="Times New Roman"/>
          <w:sz w:val="24"/>
          <w:szCs w:val="24"/>
          <w:rtl w:val="0"/>
          <w:lang w:val="zh-CN" w:eastAsia="zh-CN"/>
        </w:rPr>
        <w:t>地址线和使能信号。除此之外还有输出的控制信号（空闲，完成和就绪），同样，输出也是以写</w:t>
      </w:r>
      <w:r>
        <w:rPr>
          <w:rFonts w:hint="eastAsia" w:cs="Times New Roman"/>
          <w:sz w:val="24"/>
          <w:szCs w:val="24"/>
          <w:rtl w:val="0"/>
          <w:lang w:val="zh-CN" w:eastAsia="zh-CN"/>
        </w:rPr>
        <w:t>RAM</w:t>
      </w:r>
      <w:r>
        <w:rPr>
          <w:rFonts w:hint="eastAsia" w:ascii="Times New Roman" w:hAnsi="Times New Roman" w:cs="Times New Roman"/>
          <w:sz w:val="24"/>
          <w:szCs w:val="24"/>
          <w:rtl w:val="0"/>
          <w:lang w:val="zh-CN" w:eastAsia="zh-CN"/>
        </w:rPr>
        <w:t>的方式输出，所以输出有使能信号和写信号以及输出数据。输出的数据是预测的概率分布，对应一个字符的概率位宽为16。</w:t>
      </w:r>
    </w:p>
    <w:p>
      <w:pPr>
        <w:spacing w:line="460" w:lineRule="exact"/>
        <w:ind w:firstLine="420"/>
        <w:rPr>
          <w:rFonts w:hint="eastAsia" w:ascii="Times New Roman" w:hAnsi="Times New Roman" w:cs="Times New Roman"/>
          <w:sz w:val="24"/>
          <w:szCs w:val="24"/>
          <w:lang w:val="en-US" w:eastAsia="zh-CN"/>
        </w:rPr>
      </w:pPr>
      <w:r>
        <w:rPr>
          <w:rFonts w:hint="eastAsia" w:ascii="Times New Roman" w:hAnsi="Times New Roman" w:cs="Times New Roman"/>
          <w:sz w:val="24"/>
          <w:szCs w:val="24"/>
          <w:rtl w:val="0"/>
          <w:lang w:val="zh-CN" w:eastAsia="zh-CN"/>
        </w:rPr>
        <w:t>顶层模块是对计算模块的一个简单封装，没有实际功能。</w:t>
      </w:r>
    </w:p>
    <w:p>
      <w:pPr>
        <w:ind w:firstLine="720" w:firstLineChars="300"/>
        <w:rPr>
          <w:rFonts w:hint="default"/>
          <w:lang w:val="en-US" w:eastAsia="zh-CN"/>
        </w:rPr>
      </w:pPr>
      <w:r>
        <w:drawing>
          <wp:anchor distT="152400" distB="152400" distL="152400" distR="152400" simplePos="0" relativeHeight="252028928" behindDoc="0" locked="0" layoutInCell="1" allowOverlap="1">
            <wp:simplePos x="0" y="0"/>
            <wp:positionH relativeFrom="margin">
              <wp:posOffset>3289300</wp:posOffset>
            </wp:positionH>
            <wp:positionV relativeFrom="line">
              <wp:posOffset>234950</wp:posOffset>
            </wp:positionV>
            <wp:extent cx="2436495" cy="3363595"/>
            <wp:effectExtent l="0" t="0" r="1905" b="4445"/>
            <wp:wrapTopAndBottom/>
            <wp:docPr id="107374182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80"/>
                    <a:stretch>
                      <a:fillRect/>
                    </a:stretch>
                  </pic:blipFill>
                  <pic:spPr>
                    <a:xfrm>
                      <a:off x="0" y="0"/>
                      <a:ext cx="2436495" cy="3363595"/>
                    </a:xfrm>
                    <a:prstGeom prst="rect">
                      <a:avLst/>
                    </a:prstGeom>
                    <a:ln w="12700" cap="flat">
                      <a:noFill/>
                      <a:miter lim="400000"/>
                      <a:headEnd/>
                      <a:tailEnd/>
                    </a:ln>
                    <a:effectLst/>
                  </pic:spPr>
                </pic:pic>
              </a:graphicData>
            </a:graphic>
          </wp:anchor>
        </w:drawing>
      </w:r>
      <w:r>
        <w:drawing>
          <wp:anchor distT="152400" distB="152400" distL="152400" distR="152400" simplePos="0" relativeHeight="252025856" behindDoc="0" locked="0" layoutInCell="1" allowOverlap="1">
            <wp:simplePos x="0" y="0"/>
            <wp:positionH relativeFrom="margin">
              <wp:posOffset>-226695</wp:posOffset>
            </wp:positionH>
            <wp:positionV relativeFrom="line">
              <wp:posOffset>224155</wp:posOffset>
            </wp:positionV>
            <wp:extent cx="2673350" cy="3691255"/>
            <wp:effectExtent l="0" t="0" r="8890" b="12065"/>
            <wp:wrapTopAndBottom/>
            <wp:docPr id="107374182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81"/>
                    <a:stretch>
                      <a:fillRect/>
                    </a:stretch>
                  </pic:blipFill>
                  <pic:spPr>
                    <a:xfrm>
                      <a:off x="0" y="0"/>
                      <a:ext cx="2673350" cy="3691255"/>
                    </a:xfrm>
                    <a:prstGeom prst="rect">
                      <a:avLst/>
                    </a:prstGeom>
                    <a:ln w="12700" cap="flat">
                      <a:noFill/>
                      <a:miter lim="400000"/>
                      <a:headEnd/>
                      <a:tailEnd/>
                    </a:ln>
                    <a:effectLst/>
                  </pic:spPr>
                </pic:pic>
              </a:graphicData>
            </a:graphic>
          </wp:anchor>
        </w:drawing>
      </w:r>
      <w:r>
        <w:rPr>
          <w:rFonts w:hint="eastAsia"/>
          <w:lang w:val="en-US" w:eastAsia="zh-CN"/>
        </w:rPr>
        <w:t>输入信号                                        输出信号</w:t>
      </w:r>
    </w:p>
    <w:p>
      <w:pPr>
        <w:pStyle w:val="3"/>
        <w:bidi w:val="0"/>
        <w:jc w:val="both"/>
        <w:rPr>
          <w:rFonts w:hint="eastAsia"/>
          <w:lang w:val="en-US" w:eastAsia="zh-CN"/>
        </w:rPr>
      </w:pPr>
      <w:bookmarkStart w:id="252" w:name="_Toc15934"/>
    </w:p>
    <w:p>
      <w:pPr>
        <w:rPr>
          <w:rFonts w:hint="eastAsia"/>
          <w:lang w:val="en-US" w:eastAsia="zh-CN"/>
        </w:rPr>
      </w:pPr>
    </w:p>
    <w:p>
      <w:pPr>
        <w:rPr>
          <w:rFonts w:hint="eastAsia"/>
          <w:lang w:val="en-US" w:eastAsia="zh-CN"/>
        </w:rPr>
      </w:pPr>
    </w:p>
    <w:p>
      <w:pPr>
        <w:pStyle w:val="3"/>
        <w:bidi w:val="0"/>
        <w:jc w:val="both"/>
        <w:rPr>
          <w:rFonts w:hint="default"/>
          <w:lang w:val="en-US" w:eastAsia="zh-CN"/>
        </w:rPr>
      </w:pPr>
      <w:bookmarkStart w:id="253" w:name="_Toc2355"/>
      <w:r>
        <w:rPr>
          <w:rFonts w:hint="eastAsia"/>
          <w:lang w:val="en-US" w:eastAsia="zh-CN"/>
        </w:rPr>
        <w:t>4.2 计算模块（DoCompute）</w:t>
      </w:r>
      <w:bookmarkEnd w:id="252"/>
      <w:bookmarkEnd w:id="253"/>
    </w:p>
    <w:p>
      <w:pPr>
        <w:spacing w:line="460" w:lineRule="exact"/>
        <w:ind w:firstLine="420"/>
        <w:rPr>
          <w:rFonts w:hint="eastAsia" w:ascii="Times New Roman" w:hAnsi="Times New Roman" w:cs="Times New Roman"/>
          <w:sz w:val="24"/>
          <w:szCs w:val="24"/>
          <w:rtl w:val="0"/>
          <w:lang w:val="en-US" w:eastAsia="zh-CN"/>
        </w:rPr>
      </w:pPr>
      <w:r>
        <w:rPr>
          <w:rFonts w:hint="eastAsia" w:ascii="Times New Roman" w:hAnsi="Times New Roman" w:cs="Times New Roman"/>
          <w:sz w:val="24"/>
          <w:szCs w:val="24"/>
          <w:rtl w:val="0"/>
          <w:lang w:val="en-US" w:eastAsia="zh-CN"/>
        </w:rPr>
        <w:t>接口类型和顶层模块基本一致，但是计算模块支持双端口的数据输入和输出，这里只用到了单端口。对应结构图中的存储模块，隐藏层模块和输出层模块均在这里实现。对应的c代码实现：</w:t>
      </w:r>
    </w:p>
    <w:p>
      <w:pPr>
        <w:pStyle w:val="14"/>
        <w:keepNext w:val="0"/>
        <w:keepLines w:val="0"/>
        <w:widowControl/>
        <w:suppressLineNumbers w:val="0"/>
        <w:shd w:val="clear" w:fill="FFFFFF"/>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152400" distB="152400" distL="152400" distR="152400">
            <wp:extent cx="3869055" cy="3170555"/>
            <wp:effectExtent l="0" t="0" r="1905" b="14605"/>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pic:cNvPicPr>
                      <a:picLocks noChangeAspect="1"/>
                    </pic:cNvPicPr>
                  </pic:nvPicPr>
                  <pic:blipFill>
                    <a:blip r:embed="rId82"/>
                    <a:srcRect b="14722"/>
                    <a:stretch>
                      <a:fillRect/>
                    </a:stretch>
                  </pic:blipFill>
                  <pic:spPr>
                    <a:xfrm>
                      <a:off x="0" y="0"/>
                      <a:ext cx="3869055" cy="3170555"/>
                    </a:xfrm>
                    <a:prstGeom prst="rect">
                      <a:avLst/>
                    </a:prstGeom>
                    <a:ln w="12700" cap="flat">
                      <a:noFill/>
                      <a:miter lim="400000"/>
                      <a:headEnd/>
                      <a:tailEnd/>
                    </a:ln>
                    <a:effectLst/>
                  </pic:spPr>
                </pic:pic>
              </a:graphicData>
            </a:graphic>
          </wp:inline>
        </w:drawing>
      </w:r>
    </w:p>
    <w:p>
      <w:pPr>
        <w:pStyle w:val="14"/>
        <w:keepNext w:val="0"/>
        <w:keepLines w:val="0"/>
        <w:widowControl/>
        <w:suppressLineNumbers w:val="0"/>
        <w:shd w:val="clear" w:fill="FFFFFF"/>
        <w:rPr>
          <w:rFonts w:hint="default" w:ascii="Consolas" w:hAnsi="Consolas" w:eastAsia="Consolas" w:cs="Consolas"/>
          <w:color w:val="0000FF"/>
          <w:sz w:val="19"/>
          <w:szCs w:val="19"/>
          <w:shd w:val="clear" w:fill="FFFFFF"/>
        </w:rPr>
      </w:pPr>
      <w:r>
        <w:rPr>
          <w:rFonts w:hint="default" w:ascii="Consolas" w:hAnsi="Consolas" w:eastAsia="Consolas" w:cs="Consolas"/>
          <w:b/>
          <w:color w:val="000080"/>
          <w:sz w:val="19"/>
          <w:szCs w:val="19"/>
          <w:shd w:val="clear" w:fill="FFFFFF"/>
        </w:rPr>
        <w:t xml:space="preserve">void </w:t>
      </w:r>
      <w:r>
        <w:rPr>
          <w:rFonts w:hint="default" w:ascii="Consolas" w:hAnsi="Consolas" w:eastAsia="Consolas" w:cs="Consolas"/>
          <w:color w:val="000000"/>
          <w:sz w:val="19"/>
          <w:szCs w:val="19"/>
          <w:shd w:val="clear" w:fill="FFFFFF"/>
        </w:rPr>
        <w:t>DoCompute(ap_uint&lt;</w:t>
      </w:r>
      <w:r>
        <w:rPr>
          <w:rFonts w:hint="default" w:ascii="Consolas" w:hAnsi="Consolas" w:eastAsia="Consolas" w:cs="Consolas"/>
          <w:color w:val="0000FF"/>
          <w:sz w:val="19"/>
          <w:szCs w:val="19"/>
          <w:shd w:val="clear" w:fill="FFFFFF"/>
        </w:rPr>
        <w:t>16</w:t>
      </w:r>
      <w:r>
        <w:rPr>
          <w:rFonts w:hint="default" w:ascii="Consolas" w:hAnsi="Consolas" w:eastAsia="Consolas" w:cs="Consolas"/>
          <w:color w:val="000000"/>
          <w:sz w:val="19"/>
          <w:szCs w:val="19"/>
          <w:shd w:val="clear" w:fill="FFFFFF"/>
        </w:rPr>
        <w:t>&gt; numberColumns,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ap_uint&lt;</w:t>
      </w:r>
      <w:r>
        <w:rPr>
          <w:rFonts w:hint="default" w:ascii="Consolas" w:hAnsi="Consolas" w:eastAsia="Consolas" w:cs="Consolas"/>
          <w:color w:val="0000FF"/>
          <w:sz w:val="19"/>
          <w:szCs w:val="19"/>
          <w:shd w:val="clear" w:fill="FFFFFF"/>
        </w:rPr>
        <w:t>32</w:t>
      </w:r>
      <w:r>
        <w:rPr>
          <w:rFonts w:hint="default" w:ascii="Consolas" w:hAnsi="Consolas" w:eastAsia="Consolas" w:cs="Consolas"/>
          <w:color w:val="000000"/>
          <w:sz w:val="19"/>
          <w:szCs w:val="19"/>
          <w:shd w:val="clear" w:fill="FFFFFF"/>
        </w:rPr>
        <w:t>&gt; numberBytesRead,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ap_uint&lt;DATAWIDTH&gt; *input_buffer,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t_fixed_sum_fc *output_buffer)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#pragma </w:t>
      </w:r>
      <w:r>
        <w:rPr>
          <w:rFonts w:hint="eastAsia" w:ascii="Consolas" w:hAnsi="Consolas" w:cs="Consolas"/>
          <w:color w:val="000000"/>
          <w:sz w:val="19"/>
          <w:szCs w:val="19"/>
          <w:shd w:val="clear" w:fill="FFFFFF"/>
          <w:lang w:eastAsia="zh-CN"/>
        </w:rPr>
        <w:t>HLS</w:t>
      </w:r>
      <w:r>
        <w:rPr>
          <w:rFonts w:hint="default" w:ascii="Consolas" w:hAnsi="Consolas" w:eastAsia="Consolas" w:cs="Consolas"/>
          <w:color w:val="000000"/>
          <w:sz w:val="19"/>
          <w:szCs w:val="19"/>
          <w:shd w:val="clear" w:fill="FFFFFF"/>
        </w:rPr>
        <w:t xml:space="preserve"> ALLOCATION instances=DSP48 limit=</w:t>
      </w:r>
      <w:r>
        <w:rPr>
          <w:rFonts w:hint="default" w:ascii="Consolas" w:hAnsi="Consolas" w:eastAsia="Consolas" w:cs="Consolas"/>
          <w:color w:val="0000FF"/>
          <w:sz w:val="19"/>
          <w:szCs w:val="19"/>
          <w:shd w:val="clear" w:fill="FFFFFF"/>
        </w:rPr>
        <w:t xml:space="preserve">160 </w:t>
      </w:r>
      <w:r>
        <w:rPr>
          <w:rFonts w:hint="default" w:ascii="Consolas" w:hAnsi="Consolas" w:eastAsia="Consolas" w:cs="Consolas"/>
          <w:color w:val="000000"/>
          <w:sz w:val="19"/>
          <w:szCs w:val="19"/>
          <w:shd w:val="clear" w:fill="FFFFFF"/>
        </w:rPr>
        <w:t>core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const unsigned int </w:t>
      </w:r>
      <w:r>
        <w:rPr>
          <w:rFonts w:hint="default" w:ascii="Consolas" w:hAnsi="Consolas" w:eastAsia="Consolas" w:cs="Consolas"/>
          <w:color w:val="000000"/>
          <w:sz w:val="19"/>
          <w:szCs w:val="19"/>
          <w:shd w:val="clear" w:fill="FFFFFF"/>
        </w:rPr>
        <w:t>StreamPerColumn = (SIZE_OF_VECTOR*VECTORWIDTH) / DATAWIDTH + (((SIZE_OF_VECTOR*VECTORWIDTH) % DATAWIDTH)&gt;</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CEILING</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b/>
          <w:color w:val="000080"/>
          <w:sz w:val="19"/>
          <w:szCs w:val="19"/>
          <w:shd w:val="clear" w:fill="FFFFFF"/>
        </w:rPr>
        <w:t xml:space="preserve">const unsigned int </w:t>
      </w:r>
      <w:r>
        <w:rPr>
          <w:rFonts w:hint="default" w:ascii="Consolas" w:hAnsi="Consolas" w:eastAsia="Consolas" w:cs="Consolas"/>
          <w:color w:val="000000"/>
          <w:sz w:val="19"/>
          <w:szCs w:val="19"/>
          <w:shd w:val="clear" w:fill="FFFFFF"/>
        </w:rPr>
        <w:t>BitPadding = StreamPerColumn*DATAWIDTH - SIZE_OF_VECTOR*VECTORWIDTH;</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const unsigned int </w:t>
      </w:r>
      <w:r>
        <w:rPr>
          <w:rFonts w:hint="default" w:ascii="Consolas" w:hAnsi="Consolas" w:eastAsia="Consolas" w:cs="Consolas"/>
          <w:color w:val="000000"/>
          <w:sz w:val="19"/>
          <w:szCs w:val="19"/>
          <w:shd w:val="clear" w:fill="FFFFFF"/>
        </w:rPr>
        <w:t>LastStreamBits = DATAWIDTH - BitPadding;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#pragma </w:t>
      </w:r>
      <w:r>
        <w:rPr>
          <w:rFonts w:hint="eastAsia" w:ascii="Consolas" w:hAnsi="Consolas" w:cs="Consolas"/>
          <w:color w:val="000000"/>
          <w:sz w:val="19"/>
          <w:szCs w:val="19"/>
          <w:shd w:val="clear" w:fill="FFFFFF"/>
          <w:lang w:eastAsia="zh-CN"/>
        </w:rPr>
        <w:t>HLS</w:t>
      </w:r>
      <w:r>
        <w:rPr>
          <w:rFonts w:hint="default" w:ascii="Consolas" w:hAnsi="Consolas" w:eastAsia="Consolas" w:cs="Consolas"/>
          <w:color w:val="000000"/>
          <w:sz w:val="19"/>
          <w:szCs w:val="19"/>
          <w:shd w:val="clear" w:fill="FFFFFF"/>
        </w:rPr>
        <w:t xml:space="preserve"> DATAFLOW</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eastAsia" w:ascii="Consolas" w:hAnsi="Consolas" w:cs="Consolas"/>
          <w:color w:val="000000"/>
          <w:sz w:val="19"/>
          <w:szCs w:val="19"/>
          <w:shd w:val="clear" w:fill="FFFFFF"/>
          <w:lang w:eastAsia="zh-CN"/>
        </w:rPr>
        <w:t>HLS</w:t>
      </w:r>
      <w:r>
        <w:rPr>
          <w:rFonts w:hint="default" w:ascii="Consolas" w:hAnsi="Consolas" w:eastAsia="Consolas" w:cs="Consolas"/>
          <w:color w:val="000000"/>
          <w:sz w:val="19"/>
          <w:szCs w:val="19"/>
          <w:shd w:val="clear" w:fill="FFFFFF"/>
        </w:rPr>
        <w:t>::stream&lt;ap_uint&lt;DATAWIDTH&gt; &gt;output_stream_dma_input(</w:t>
      </w:r>
      <w:r>
        <w:rPr>
          <w:rFonts w:hint="default" w:ascii="Consolas" w:hAnsi="Consolas" w:eastAsia="Consolas" w:cs="Consolas"/>
          <w:b/>
          <w:color w:val="008000"/>
          <w:sz w:val="19"/>
          <w:szCs w:val="19"/>
          <w:shd w:val="clear" w:fill="FFFFFF"/>
        </w:rPr>
        <w:t>"output_stream_dma_input"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#pragma </w:t>
      </w:r>
      <w:r>
        <w:rPr>
          <w:rFonts w:hint="eastAsia" w:ascii="Consolas" w:hAnsi="Consolas" w:cs="Consolas"/>
          <w:color w:val="000000"/>
          <w:sz w:val="19"/>
          <w:szCs w:val="19"/>
          <w:shd w:val="clear" w:fill="FFFFFF"/>
          <w:lang w:eastAsia="zh-CN"/>
        </w:rPr>
        <w:t>HLS</w:t>
      </w:r>
      <w:r>
        <w:rPr>
          <w:rFonts w:hint="default" w:ascii="Consolas" w:hAnsi="Consolas" w:eastAsia="Consolas" w:cs="Consolas"/>
          <w:color w:val="000000"/>
          <w:sz w:val="19"/>
          <w:szCs w:val="19"/>
          <w:shd w:val="clear" w:fill="FFFFFF"/>
        </w:rPr>
        <w:t xml:space="preserve"> STREAM variable=output_stream_dma_input depth=</w:t>
      </w:r>
      <w:r>
        <w:rPr>
          <w:rFonts w:hint="default" w:ascii="Consolas" w:hAnsi="Consolas" w:eastAsia="Consolas" w:cs="Consolas"/>
          <w:color w:val="0000FF"/>
          <w:sz w:val="19"/>
          <w:szCs w:val="19"/>
          <w:shd w:val="clear" w:fill="FFFFFF"/>
        </w:rPr>
        <w:t>2</w:t>
      </w:r>
      <w:r>
        <w:rPr>
          <w:rFonts w:hint="default" w:ascii="Consolas" w:hAnsi="Consolas" w:eastAsia="Consolas" w:cs="Consolas"/>
          <w:color w:val="0000FF"/>
          <w:sz w:val="19"/>
          <w:szCs w:val="19"/>
          <w:shd w:val="clear" w:fill="FFFFFF"/>
        </w:rPr>
        <w:br w:type="textWrapping"/>
      </w:r>
      <w:r>
        <w:rPr>
          <w:rFonts w:hint="default" w:ascii="Consolas" w:hAnsi="Consolas" w:eastAsia="Consolas" w:cs="Consolas"/>
          <w:color w:val="0000FF"/>
          <w:sz w:val="19"/>
          <w:szCs w:val="19"/>
          <w:shd w:val="clear" w:fill="FFFFFF"/>
        </w:rPr>
        <w:br w:type="textWrapping"/>
      </w:r>
      <w:r>
        <w:rPr>
          <w:rFonts w:hint="default" w:ascii="Consolas" w:hAnsi="Consolas" w:eastAsia="Consolas" w:cs="Consolas"/>
          <w:color w:val="0000FF"/>
          <w:sz w:val="19"/>
          <w:szCs w:val="19"/>
          <w:shd w:val="clear" w:fill="FFFFFF"/>
        </w:rPr>
        <w:t xml:space="preserve">   </w:t>
      </w:r>
      <w:r>
        <w:rPr>
          <w:rFonts w:hint="eastAsia" w:ascii="Consolas" w:hAnsi="Consolas" w:cs="Consolas"/>
          <w:color w:val="000000"/>
          <w:sz w:val="19"/>
          <w:szCs w:val="19"/>
          <w:shd w:val="clear" w:fill="FFFFFF"/>
          <w:lang w:eastAsia="zh-CN"/>
        </w:rPr>
        <w:t>HLS</w:t>
      </w:r>
      <w:r>
        <w:rPr>
          <w:rFonts w:hint="default" w:ascii="Consolas" w:hAnsi="Consolas" w:eastAsia="Consolas" w:cs="Consolas"/>
          <w:color w:val="000000"/>
          <w:sz w:val="19"/>
          <w:szCs w:val="19"/>
          <w:shd w:val="clear" w:fill="FFFFFF"/>
        </w:rPr>
        <w:t>::stream&lt;ap_uint&lt;SIZE_OF_VECTOR*VECTORWIDTH&gt; &gt; output_stream_columns(</w:t>
      </w:r>
      <w:r>
        <w:rPr>
          <w:rFonts w:hint="default" w:ascii="Consolas" w:hAnsi="Consolas" w:eastAsia="Consolas" w:cs="Consolas"/>
          <w:b/>
          <w:color w:val="008000"/>
          <w:sz w:val="19"/>
          <w:szCs w:val="19"/>
          <w:shd w:val="clear" w:fill="FFFFFF"/>
        </w:rPr>
        <w:t>"output_stream_columns"</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#pragma </w:t>
      </w:r>
      <w:r>
        <w:rPr>
          <w:rFonts w:hint="eastAsia" w:ascii="Consolas" w:hAnsi="Consolas" w:cs="Consolas"/>
          <w:color w:val="000000"/>
          <w:sz w:val="19"/>
          <w:szCs w:val="19"/>
          <w:shd w:val="clear" w:fill="FFFFFF"/>
          <w:lang w:eastAsia="zh-CN"/>
        </w:rPr>
        <w:t>HLS</w:t>
      </w:r>
      <w:r>
        <w:rPr>
          <w:rFonts w:hint="default" w:ascii="Consolas" w:hAnsi="Consolas" w:eastAsia="Consolas" w:cs="Consolas"/>
          <w:color w:val="000000"/>
          <w:sz w:val="19"/>
          <w:szCs w:val="19"/>
          <w:shd w:val="clear" w:fill="FFFFFF"/>
        </w:rPr>
        <w:t xml:space="preserve"> STREAM variable=output_stream_columns depth=</w:t>
      </w:r>
      <w:r>
        <w:rPr>
          <w:rFonts w:hint="default" w:ascii="Consolas" w:hAnsi="Consolas" w:eastAsia="Consolas" w:cs="Consolas"/>
          <w:color w:val="0000FF"/>
          <w:sz w:val="19"/>
          <w:szCs w:val="19"/>
          <w:shd w:val="clear" w:fill="FFFFFF"/>
        </w:rPr>
        <w:t>2</w:t>
      </w:r>
      <w:r>
        <w:rPr>
          <w:rFonts w:hint="default" w:ascii="Consolas" w:hAnsi="Consolas" w:eastAsia="Consolas" w:cs="Consolas"/>
          <w:color w:val="0000FF"/>
          <w:sz w:val="19"/>
          <w:szCs w:val="19"/>
          <w:shd w:val="clear" w:fill="FFFFFF"/>
        </w:rPr>
        <w:br w:type="textWrapping"/>
      </w:r>
      <w:r>
        <w:rPr>
          <w:rFonts w:hint="default" w:ascii="Consolas" w:hAnsi="Consolas" w:eastAsia="Consolas" w:cs="Consolas"/>
          <w:color w:val="0000FF"/>
          <w:sz w:val="19"/>
          <w:szCs w:val="19"/>
          <w:shd w:val="clear" w:fill="FFFFFF"/>
        </w:rPr>
        <w:br w:type="textWrapping"/>
      </w:r>
      <w:r>
        <w:rPr>
          <w:rFonts w:hint="default" w:ascii="Consolas" w:hAnsi="Consolas" w:eastAsia="Consolas" w:cs="Consolas"/>
          <w:color w:val="0000FF"/>
          <w:sz w:val="19"/>
          <w:szCs w:val="19"/>
          <w:shd w:val="clear" w:fill="FFFFFF"/>
        </w:rPr>
        <w:t xml:space="preserve">   </w:t>
      </w:r>
      <w:r>
        <w:rPr>
          <w:rFonts w:hint="eastAsia" w:ascii="Consolas" w:hAnsi="Consolas" w:cs="Consolas"/>
          <w:color w:val="000000"/>
          <w:sz w:val="19"/>
          <w:szCs w:val="19"/>
          <w:shd w:val="clear" w:fill="FFFFFF"/>
          <w:lang w:eastAsia="zh-CN"/>
        </w:rPr>
        <w:t>HLS</w:t>
      </w:r>
      <w:r>
        <w:rPr>
          <w:rFonts w:hint="default" w:ascii="Consolas" w:hAnsi="Consolas" w:eastAsia="Consolas" w:cs="Consolas"/>
          <w:color w:val="000000"/>
          <w:sz w:val="19"/>
          <w:szCs w:val="19"/>
          <w:shd w:val="clear" w:fill="FFFFFF"/>
        </w:rPr>
        <w:t>::stream&lt;ap_uint&lt;DATAWIDTH * StreamPerColumn&gt; &gt; stream_column_padded(</w:t>
      </w:r>
      <w:r>
        <w:rPr>
          <w:rFonts w:hint="default" w:ascii="Consolas" w:hAnsi="Consolas" w:eastAsia="Consolas" w:cs="Consolas"/>
          <w:b/>
          <w:color w:val="008000"/>
          <w:sz w:val="19"/>
          <w:szCs w:val="19"/>
          <w:shd w:val="clear" w:fill="FFFFFF"/>
        </w:rPr>
        <w:t>"stream_column_padded"</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#pragma </w:t>
      </w:r>
      <w:r>
        <w:rPr>
          <w:rFonts w:hint="eastAsia" w:ascii="Consolas" w:hAnsi="Consolas" w:cs="Consolas"/>
          <w:color w:val="000000"/>
          <w:sz w:val="19"/>
          <w:szCs w:val="19"/>
          <w:shd w:val="clear" w:fill="FFFFFF"/>
          <w:lang w:eastAsia="zh-CN"/>
        </w:rPr>
        <w:t>HLS</w:t>
      </w:r>
      <w:r>
        <w:rPr>
          <w:rFonts w:hint="default" w:ascii="Consolas" w:hAnsi="Consolas" w:eastAsia="Consolas" w:cs="Consolas"/>
          <w:color w:val="000000"/>
          <w:sz w:val="19"/>
          <w:szCs w:val="19"/>
          <w:shd w:val="clear" w:fill="FFFFFF"/>
        </w:rPr>
        <w:t xml:space="preserve"> STREAM variable=stream_column_padded depth=</w:t>
      </w:r>
      <w:r>
        <w:rPr>
          <w:rFonts w:hint="default" w:ascii="Consolas" w:hAnsi="Consolas" w:eastAsia="Consolas" w:cs="Consolas"/>
          <w:color w:val="0000FF"/>
          <w:sz w:val="19"/>
          <w:szCs w:val="19"/>
          <w:shd w:val="clear" w:fill="FFFFFF"/>
        </w:rPr>
        <w:t>2</w:t>
      </w:r>
      <w:r>
        <w:rPr>
          <w:rFonts w:hint="default" w:ascii="Consolas" w:hAnsi="Consolas" w:eastAsia="Consolas" w:cs="Consolas"/>
          <w:color w:val="0000FF"/>
          <w:sz w:val="19"/>
          <w:szCs w:val="19"/>
          <w:shd w:val="clear" w:fill="FFFFFF"/>
        </w:rPr>
        <w:br w:type="textWrapping"/>
      </w:r>
      <w:r>
        <w:rPr>
          <w:rFonts w:hint="default" w:ascii="Consolas" w:hAnsi="Consolas" w:eastAsia="Consolas" w:cs="Consolas"/>
          <w:color w:val="0000FF"/>
          <w:sz w:val="19"/>
          <w:szCs w:val="19"/>
          <w:shd w:val="clear" w:fill="FFFFFF"/>
        </w:rPr>
        <w:br w:type="textWrapping"/>
      </w:r>
      <w:r>
        <w:rPr>
          <w:rFonts w:hint="default" w:ascii="Consolas" w:hAnsi="Consolas" w:eastAsia="Consolas" w:cs="Consolas"/>
          <w:color w:val="0000FF"/>
          <w:sz w:val="19"/>
          <w:szCs w:val="19"/>
          <w:shd w:val="clear" w:fill="FFFFFF"/>
        </w:rPr>
        <w:t xml:space="preserve">   </w:t>
      </w:r>
      <w:r>
        <w:rPr>
          <w:rFonts w:hint="eastAsia" w:ascii="Consolas" w:hAnsi="Consolas" w:cs="Consolas"/>
          <w:color w:val="000000"/>
          <w:sz w:val="19"/>
          <w:szCs w:val="19"/>
          <w:shd w:val="clear" w:fill="FFFFFF"/>
          <w:lang w:eastAsia="zh-CN"/>
        </w:rPr>
        <w:t>HLS</w:t>
      </w:r>
      <w:r>
        <w:rPr>
          <w:rFonts w:hint="default" w:ascii="Consolas" w:hAnsi="Consolas" w:eastAsia="Consolas" w:cs="Consolas"/>
          <w:color w:val="000000"/>
          <w:sz w:val="19"/>
          <w:szCs w:val="19"/>
          <w:shd w:val="clear" w:fill="FFFFFF"/>
        </w:rPr>
        <w:t>::stream&lt;ap_uint&lt;OUTPUTACTIVATIONHIDDENLAYERWIDTH*NUMBER_OF_NEURONS/PE&gt; &gt; output_stream_hidden_layer(</w:t>
      </w:r>
      <w:r>
        <w:rPr>
          <w:rFonts w:hint="default" w:ascii="Consolas" w:hAnsi="Consolas" w:eastAsia="Consolas" w:cs="Consolas"/>
          <w:b/>
          <w:color w:val="008000"/>
          <w:sz w:val="19"/>
          <w:szCs w:val="19"/>
          <w:shd w:val="clear" w:fill="FFFFFF"/>
        </w:rPr>
        <w:t>"output_stream_hidden_layer"</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#pragma </w:t>
      </w:r>
      <w:r>
        <w:rPr>
          <w:rFonts w:hint="eastAsia" w:ascii="Consolas" w:hAnsi="Consolas" w:cs="Consolas"/>
          <w:color w:val="000000"/>
          <w:sz w:val="19"/>
          <w:szCs w:val="19"/>
          <w:shd w:val="clear" w:fill="FFFFFF"/>
          <w:lang w:eastAsia="zh-CN"/>
        </w:rPr>
        <w:t>HLS</w:t>
      </w:r>
      <w:r>
        <w:rPr>
          <w:rFonts w:hint="default" w:ascii="Consolas" w:hAnsi="Consolas" w:eastAsia="Consolas" w:cs="Consolas"/>
          <w:color w:val="000000"/>
          <w:sz w:val="19"/>
          <w:szCs w:val="19"/>
          <w:shd w:val="clear" w:fill="FFFFFF"/>
        </w:rPr>
        <w:t xml:space="preserve"> STREAM variable=output_stream_hidden_layer depth=</w:t>
      </w:r>
      <w:r>
        <w:rPr>
          <w:rFonts w:hint="default" w:ascii="Consolas" w:hAnsi="Consolas" w:eastAsia="Consolas" w:cs="Consolas"/>
          <w:color w:val="0000FF"/>
          <w:sz w:val="19"/>
          <w:szCs w:val="19"/>
          <w:shd w:val="clear" w:fill="FFFFFF"/>
        </w:rPr>
        <w:t>2</w:t>
      </w:r>
      <w:r>
        <w:rPr>
          <w:rFonts w:hint="default" w:ascii="Consolas" w:hAnsi="Consolas" w:eastAsia="Consolas" w:cs="Consolas"/>
          <w:color w:val="0000FF"/>
          <w:sz w:val="19"/>
          <w:szCs w:val="19"/>
          <w:shd w:val="clear" w:fill="FFFFFF"/>
        </w:rPr>
        <w:br w:type="textWrapping"/>
      </w:r>
      <w:r>
        <w:rPr>
          <w:rFonts w:hint="default" w:ascii="Consolas" w:hAnsi="Consolas" w:eastAsia="Consolas" w:cs="Consolas"/>
          <w:color w:val="0000FF"/>
          <w:sz w:val="19"/>
          <w:szCs w:val="19"/>
          <w:shd w:val="clear" w:fill="FFFFFF"/>
        </w:rPr>
        <w:br w:type="textWrapping"/>
      </w:r>
      <w:r>
        <w:rPr>
          <w:rFonts w:hint="default" w:ascii="Consolas" w:hAnsi="Consolas" w:eastAsia="Consolas" w:cs="Consolas"/>
          <w:color w:val="0000FF"/>
          <w:sz w:val="19"/>
          <w:szCs w:val="19"/>
          <w:shd w:val="clear" w:fill="FFFFFF"/>
        </w:rPr>
        <w:t xml:space="preserve">   </w:t>
      </w:r>
      <w:r>
        <w:rPr>
          <w:rFonts w:hint="eastAsia" w:ascii="Consolas" w:hAnsi="Consolas" w:cs="Consolas"/>
          <w:color w:val="000000"/>
          <w:sz w:val="19"/>
          <w:szCs w:val="19"/>
          <w:shd w:val="clear" w:fill="FFFFFF"/>
          <w:lang w:eastAsia="zh-CN"/>
        </w:rPr>
        <w:t>HLS</w:t>
      </w:r>
      <w:r>
        <w:rPr>
          <w:rFonts w:hint="default" w:ascii="Consolas" w:hAnsi="Consolas" w:eastAsia="Consolas" w:cs="Consolas"/>
          <w:color w:val="000000"/>
          <w:sz w:val="19"/>
          <w:szCs w:val="19"/>
          <w:shd w:val="clear" w:fill="FFFFFF"/>
        </w:rPr>
        <w:t>::stream&lt;ap_uint&lt;OUTPUTACTIVATIONHIDDENLAYERWIDTH * NUMBER_OF_NEURONS&gt; &gt; output_stream_input_streamer(</w:t>
      </w:r>
      <w:r>
        <w:rPr>
          <w:rFonts w:hint="default" w:ascii="Consolas" w:hAnsi="Consolas" w:eastAsia="Consolas" w:cs="Consolas"/>
          <w:b/>
          <w:color w:val="008000"/>
          <w:sz w:val="19"/>
          <w:szCs w:val="19"/>
          <w:shd w:val="clear" w:fill="FFFFFF"/>
        </w:rPr>
        <w:t>"output_stream_input_streamer"</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#pragma </w:t>
      </w:r>
      <w:r>
        <w:rPr>
          <w:rFonts w:hint="eastAsia" w:ascii="Consolas" w:hAnsi="Consolas" w:cs="Consolas"/>
          <w:color w:val="000000"/>
          <w:sz w:val="19"/>
          <w:szCs w:val="19"/>
          <w:shd w:val="clear" w:fill="FFFFFF"/>
          <w:lang w:eastAsia="zh-CN"/>
        </w:rPr>
        <w:t>HLS</w:t>
      </w:r>
      <w:r>
        <w:rPr>
          <w:rFonts w:hint="default" w:ascii="Consolas" w:hAnsi="Consolas" w:eastAsia="Consolas" w:cs="Consolas"/>
          <w:color w:val="000000"/>
          <w:sz w:val="19"/>
          <w:szCs w:val="19"/>
          <w:shd w:val="clear" w:fill="FFFFFF"/>
        </w:rPr>
        <w:t xml:space="preserve"> STREAM variable=output_stream_input_streamer depth=</w:t>
      </w:r>
      <w:r>
        <w:rPr>
          <w:rFonts w:hint="default" w:ascii="Consolas" w:hAnsi="Consolas" w:eastAsia="Consolas" w:cs="Consolas"/>
          <w:color w:val="0000FF"/>
          <w:sz w:val="19"/>
          <w:szCs w:val="19"/>
          <w:shd w:val="clear" w:fill="FFFFFF"/>
        </w:rPr>
        <w:t>2</w:t>
      </w:r>
      <w:r>
        <w:rPr>
          <w:rFonts w:hint="default" w:ascii="Consolas" w:hAnsi="Consolas" w:eastAsia="Consolas" w:cs="Consolas"/>
          <w:color w:val="0000FF"/>
          <w:sz w:val="19"/>
          <w:szCs w:val="19"/>
          <w:shd w:val="clear" w:fill="FFFFFF"/>
        </w:rPr>
        <w:br w:type="textWrapping"/>
      </w:r>
      <w:r>
        <w:rPr>
          <w:rFonts w:hint="default" w:ascii="Consolas" w:hAnsi="Consolas" w:eastAsia="Consolas" w:cs="Consolas"/>
          <w:color w:val="0000FF"/>
          <w:sz w:val="19"/>
          <w:szCs w:val="19"/>
          <w:shd w:val="clear" w:fill="FFFFFF"/>
        </w:rPr>
        <w:br w:type="textWrapping"/>
      </w:r>
      <w:r>
        <w:rPr>
          <w:rFonts w:hint="default" w:ascii="Consolas" w:hAnsi="Consolas" w:eastAsia="Consolas" w:cs="Consolas"/>
          <w:color w:val="0000FF"/>
          <w:sz w:val="19"/>
          <w:szCs w:val="19"/>
          <w:shd w:val="clear" w:fill="FFFFFF"/>
        </w:rPr>
        <w:t xml:space="preserve">   </w:t>
      </w:r>
      <w:r>
        <w:rPr>
          <w:rFonts w:hint="eastAsia" w:ascii="Consolas" w:hAnsi="Consolas" w:cs="Consolas"/>
          <w:color w:val="000000"/>
          <w:sz w:val="19"/>
          <w:szCs w:val="19"/>
          <w:shd w:val="clear" w:fill="FFFFFF"/>
          <w:lang w:eastAsia="zh-CN"/>
        </w:rPr>
        <w:t>HLS</w:t>
      </w:r>
      <w:r>
        <w:rPr>
          <w:rFonts w:hint="default" w:ascii="Consolas" w:hAnsi="Consolas" w:eastAsia="Consolas" w:cs="Consolas"/>
          <w:color w:val="000000"/>
          <w:sz w:val="19"/>
          <w:szCs w:val="19"/>
          <w:shd w:val="clear" w:fill="FFFFFF"/>
        </w:rPr>
        <w:t>::stream&lt;t_fixed_sum_fc&gt; output_stream_mac(</w:t>
      </w:r>
      <w:r>
        <w:rPr>
          <w:rFonts w:hint="default" w:ascii="Consolas" w:hAnsi="Consolas" w:eastAsia="Consolas" w:cs="Consolas"/>
          <w:b/>
          <w:color w:val="008000"/>
          <w:sz w:val="19"/>
          <w:szCs w:val="19"/>
          <w:shd w:val="clear" w:fill="FFFFFF"/>
        </w:rPr>
        <w:t>"output_stream_mac"</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#pragma </w:t>
      </w:r>
      <w:r>
        <w:rPr>
          <w:rFonts w:hint="eastAsia" w:ascii="Consolas" w:hAnsi="Consolas" w:cs="Consolas"/>
          <w:color w:val="000000"/>
          <w:sz w:val="19"/>
          <w:szCs w:val="19"/>
          <w:shd w:val="clear" w:fill="FFFFFF"/>
          <w:lang w:eastAsia="zh-CN"/>
        </w:rPr>
        <w:t>HLS</w:t>
      </w:r>
      <w:r>
        <w:rPr>
          <w:rFonts w:hint="default" w:ascii="Consolas" w:hAnsi="Consolas" w:eastAsia="Consolas" w:cs="Consolas"/>
          <w:color w:val="000000"/>
          <w:sz w:val="19"/>
          <w:szCs w:val="19"/>
          <w:shd w:val="clear" w:fill="FFFFFF"/>
        </w:rPr>
        <w:t xml:space="preserve"> STREAM variable=output_stream_mac depth=</w:t>
      </w:r>
      <w:r>
        <w:rPr>
          <w:rFonts w:hint="default" w:ascii="Consolas" w:hAnsi="Consolas" w:eastAsia="Consolas" w:cs="Consolas"/>
          <w:color w:val="0000FF"/>
          <w:sz w:val="19"/>
          <w:szCs w:val="19"/>
          <w:shd w:val="clear" w:fill="FFFFFF"/>
        </w:rPr>
        <w:t>2</w:t>
      </w:r>
      <w:r>
        <w:rPr>
          <w:rFonts w:hint="default" w:ascii="Consolas" w:hAnsi="Consolas" w:eastAsia="Consolas" w:cs="Consolas"/>
          <w:color w:val="0000FF"/>
          <w:sz w:val="19"/>
          <w:szCs w:val="19"/>
          <w:shd w:val="clear" w:fill="FFFFFF"/>
        </w:rPr>
        <w:br w:type="textWrapping"/>
      </w:r>
      <w:r>
        <w:rPr>
          <w:rFonts w:hint="default" w:ascii="Consolas" w:hAnsi="Consolas" w:eastAsia="Consolas" w:cs="Consolas"/>
          <w:color w:val="0000FF"/>
          <w:sz w:val="19"/>
          <w:szCs w:val="19"/>
          <w:shd w:val="clear" w:fill="FFFFFF"/>
        </w:rPr>
        <w:br w:type="textWrapping"/>
      </w:r>
      <w:r>
        <w:rPr>
          <w:rFonts w:hint="default" w:ascii="Consolas" w:hAnsi="Consolas" w:eastAsia="Consolas" w:cs="Consolas"/>
          <w:color w:val="0000FF"/>
          <w:sz w:val="19"/>
          <w:szCs w:val="19"/>
          <w:shd w:val="clear" w:fill="FFFFFF"/>
        </w:rPr>
        <w:t xml:space="preserve">   </w:t>
      </w:r>
      <w:r>
        <w:rPr>
          <w:rFonts w:hint="eastAsia" w:ascii="Consolas" w:hAnsi="Consolas" w:cs="Consolas"/>
          <w:color w:val="000000"/>
          <w:sz w:val="19"/>
          <w:szCs w:val="19"/>
          <w:shd w:val="clear" w:fill="FFFFFF"/>
          <w:lang w:eastAsia="zh-CN"/>
        </w:rPr>
        <w:t>HLS</w:t>
      </w:r>
      <w:r>
        <w:rPr>
          <w:rFonts w:hint="default" w:ascii="Consolas" w:hAnsi="Consolas" w:eastAsia="Consolas" w:cs="Consolas"/>
          <w:color w:val="000000"/>
          <w:sz w:val="19"/>
          <w:szCs w:val="19"/>
          <w:shd w:val="clear" w:fill="FFFFFF"/>
        </w:rPr>
        <w:t>::stream&lt;t_fixed_sum_fc&gt; output_stream_concatenator(</w:t>
      </w:r>
      <w:r>
        <w:rPr>
          <w:rFonts w:hint="default" w:ascii="Consolas" w:hAnsi="Consolas" w:eastAsia="Consolas" w:cs="Consolas"/>
          <w:b/>
          <w:color w:val="008000"/>
          <w:sz w:val="19"/>
          <w:szCs w:val="19"/>
          <w:shd w:val="clear" w:fill="FFFFFF"/>
        </w:rPr>
        <w:t>"output_stream_concatenator"</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#pragma </w:t>
      </w:r>
      <w:r>
        <w:rPr>
          <w:rFonts w:hint="eastAsia" w:ascii="Consolas" w:hAnsi="Consolas" w:cs="Consolas"/>
          <w:color w:val="000000"/>
          <w:sz w:val="19"/>
          <w:szCs w:val="19"/>
          <w:shd w:val="clear" w:fill="FFFFFF"/>
          <w:lang w:eastAsia="zh-CN"/>
        </w:rPr>
        <w:t>HLS</w:t>
      </w:r>
      <w:r>
        <w:rPr>
          <w:rFonts w:hint="default" w:ascii="Consolas" w:hAnsi="Consolas" w:eastAsia="Consolas" w:cs="Consolas"/>
          <w:color w:val="000000"/>
          <w:sz w:val="19"/>
          <w:szCs w:val="19"/>
          <w:shd w:val="clear" w:fill="FFFFFF"/>
        </w:rPr>
        <w:t xml:space="preserve"> STREAM variable=output_stream_concatenator depth=</w:t>
      </w:r>
      <w:r>
        <w:rPr>
          <w:rFonts w:hint="default" w:ascii="Consolas" w:hAnsi="Consolas" w:eastAsia="Consolas" w:cs="Consolas"/>
          <w:color w:val="0000FF"/>
          <w:sz w:val="19"/>
          <w:szCs w:val="19"/>
          <w:shd w:val="clear" w:fill="FFFFFF"/>
        </w:rPr>
        <w:t>2</w:t>
      </w:r>
      <w:r>
        <w:rPr>
          <w:rFonts w:hint="default" w:ascii="Consolas" w:hAnsi="Consolas" w:eastAsia="Consolas" w:cs="Consolas"/>
          <w:color w:val="0000FF"/>
          <w:sz w:val="19"/>
          <w:szCs w:val="19"/>
          <w:shd w:val="clear" w:fill="FFFFFF"/>
        </w:rPr>
        <w:br w:type="textWrapping"/>
      </w:r>
      <w:r>
        <w:rPr>
          <w:rFonts w:hint="default" w:ascii="Consolas" w:hAnsi="Consolas" w:eastAsia="Consolas" w:cs="Consolas"/>
          <w:color w:val="0000FF"/>
          <w:sz w:val="19"/>
          <w:szCs w:val="19"/>
          <w:shd w:val="clear" w:fill="FFFFFF"/>
        </w:rPr>
        <w:br w:type="textWrapping"/>
      </w:r>
      <w:r>
        <w:rPr>
          <w:rFonts w:hint="default" w:ascii="Consolas" w:hAnsi="Consolas" w:eastAsia="Consolas" w:cs="Consolas"/>
          <w:color w:val="0000FF"/>
          <w:sz w:val="19"/>
          <w:szCs w:val="19"/>
          <w:shd w:val="clear" w:fill="FFFFFF"/>
        </w:rPr>
        <w:t xml:space="preserve">   </w:t>
      </w:r>
      <w:r>
        <w:rPr>
          <w:rFonts w:hint="eastAsia" w:ascii="Consolas" w:hAnsi="Consolas" w:cs="Consolas"/>
          <w:color w:val="000000"/>
          <w:sz w:val="19"/>
          <w:szCs w:val="19"/>
          <w:shd w:val="clear" w:fill="FFFFFF"/>
          <w:lang w:eastAsia="zh-CN"/>
        </w:rPr>
        <w:t>HLS</w:t>
      </w:r>
      <w:r>
        <w:rPr>
          <w:rFonts w:hint="default" w:ascii="Consolas" w:hAnsi="Consolas" w:eastAsia="Consolas" w:cs="Consolas"/>
          <w:color w:val="000000"/>
          <w:sz w:val="19"/>
          <w:szCs w:val="19"/>
          <w:shd w:val="clear" w:fill="FFFFFF"/>
        </w:rPr>
        <w:t>::stream&lt;maxx&gt; output_stream_div_max_per_column(</w:t>
      </w:r>
      <w:r>
        <w:rPr>
          <w:rFonts w:hint="default" w:ascii="Consolas" w:hAnsi="Consolas" w:eastAsia="Consolas" w:cs="Consolas"/>
          <w:b/>
          <w:color w:val="008000"/>
          <w:sz w:val="19"/>
          <w:szCs w:val="19"/>
          <w:shd w:val="clear" w:fill="FFFFFF"/>
        </w:rPr>
        <w:t>"output_stream_div_max_per_column"</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#pragma </w:t>
      </w:r>
      <w:r>
        <w:rPr>
          <w:rFonts w:hint="eastAsia" w:ascii="Consolas" w:hAnsi="Consolas" w:cs="Consolas"/>
          <w:color w:val="000000"/>
          <w:sz w:val="19"/>
          <w:szCs w:val="19"/>
          <w:shd w:val="clear" w:fill="FFFFFF"/>
          <w:lang w:eastAsia="zh-CN"/>
        </w:rPr>
        <w:t>HLS</w:t>
      </w:r>
      <w:r>
        <w:rPr>
          <w:rFonts w:hint="default" w:ascii="Consolas" w:hAnsi="Consolas" w:eastAsia="Consolas" w:cs="Consolas"/>
          <w:color w:val="000000"/>
          <w:sz w:val="19"/>
          <w:szCs w:val="19"/>
          <w:shd w:val="clear" w:fill="FFFFFF"/>
        </w:rPr>
        <w:t xml:space="preserve"> STREAM variable=output_stream_div_max_per_column depth=</w:t>
      </w:r>
      <w:r>
        <w:rPr>
          <w:rFonts w:hint="default" w:ascii="Consolas" w:hAnsi="Consolas" w:eastAsia="Consolas" w:cs="Consolas"/>
          <w:color w:val="0000FF"/>
          <w:sz w:val="19"/>
          <w:szCs w:val="19"/>
          <w:shd w:val="clear" w:fill="FFFFFF"/>
        </w:rPr>
        <w:t>2</w:t>
      </w:r>
      <w:r>
        <w:rPr>
          <w:rFonts w:hint="default" w:ascii="Consolas" w:hAnsi="Consolas" w:eastAsia="Consolas" w:cs="Consolas"/>
          <w:color w:val="0000FF"/>
          <w:sz w:val="19"/>
          <w:szCs w:val="19"/>
          <w:shd w:val="clear" w:fill="FFFFFF"/>
        </w:rPr>
        <w:br w:type="textWrapping"/>
      </w:r>
      <w:r>
        <w:rPr>
          <w:rFonts w:hint="default" w:ascii="Consolas" w:hAnsi="Consolas" w:eastAsia="Consolas" w:cs="Consolas"/>
          <w:color w:val="0000FF"/>
          <w:sz w:val="19"/>
          <w:szCs w:val="19"/>
          <w:shd w:val="clear" w:fill="FFFFFF"/>
        </w:rPr>
        <w:br w:type="textWrapping"/>
      </w:r>
      <w:r>
        <w:rPr>
          <w:rFonts w:hint="default" w:ascii="Consolas" w:hAnsi="Consolas" w:eastAsia="Consolas" w:cs="Consolas"/>
          <w:color w:val="0000FF"/>
          <w:sz w:val="19"/>
          <w:szCs w:val="19"/>
          <w:shd w:val="clear" w:fill="FFFFFF"/>
        </w:rPr>
        <w:t xml:space="preserve">   </w:t>
      </w:r>
      <w:r>
        <w:rPr>
          <w:rFonts w:hint="eastAsia" w:ascii="Consolas" w:hAnsi="Consolas" w:cs="Consolas"/>
          <w:color w:val="000000"/>
          <w:sz w:val="19"/>
          <w:szCs w:val="19"/>
          <w:shd w:val="clear" w:fill="FFFFFF"/>
          <w:lang w:eastAsia="zh-CN"/>
        </w:rPr>
        <w:t>HLS</w:t>
      </w:r>
      <w:r>
        <w:rPr>
          <w:rFonts w:hint="default" w:ascii="Consolas" w:hAnsi="Consolas" w:eastAsia="Consolas" w:cs="Consolas"/>
          <w:color w:val="000000"/>
          <w:sz w:val="19"/>
          <w:szCs w:val="19"/>
          <w:shd w:val="clear" w:fill="FFFFFF"/>
        </w:rPr>
        <w:t>::stream&lt;ap_uint&lt;</w:t>
      </w:r>
      <w:r>
        <w:rPr>
          <w:rFonts w:hint="default" w:ascii="Consolas" w:hAnsi="Consolas" w:eastAsia="Consolas" w:cs="Consolas"/>
          <w:color w:val="0000FF"/>
          <w:sz w:val="19"/>
          <w:szCs w:val="19"/>
          <w:shd w:val="clear" w:fill="FFFFFF"/>
        </w:rPr>
        <w:t>8</w:t>
      </w:r>
      <w:r>
        <w:rPr>
          <w:rFonts w:hint="default" w:ascii="Consolas" w:hAnsi="Consolas" w:eastAsia="Consolas" w:cs="Consolas"/>
          <w:color w:val="000000"/>
          <w:sz w:val="19"/>
          <w:szCs w:val="19"/>
          <w:shd w:val="clear" w:fill="FFFFFF"/>
        </w:rPr>
        <w:t>&gt; &gt; output_stream_final_labeling(</w:t>
      </w:r>
      <w:r>
        <w:rPr>
          <w:rFonts w:hint="default" w:ascii="Consolas" w:hAnsi="Consolas" w:eastAsia="Consolas" w:cs="Consolas"/>
          <w:b/>
          <w:color w:val="008000"/>
          <w:sz w:val="19"/>
          <w:szCs w:val="19"/>
          <w:shd w:val="clear" w:fill="FFFFFF"/>
        </w:rPr>
        <w:t>"output_stream_final_labeling"</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#pragma </w:t>
      </w:r>
      <w:r>
        <w:rPr>
          <w:rFonts w:hint="eastAsia" w:ascii="Consolas" w:hAnsi="Consolas" w:cs="Consolas"/>
          <w:color w:val="000000"/>
          <w:sz w:val="19"/>
          <w:szCs w:val="19"/>
          <w:shd w:val="clear" w:fill="FFFFFF"/>
          <w:lang w:eastAsia="zh-CN"/>
        </w:rPr>
        <w:t>HLS</w:t>
      </w:r>
      <w:r>
        <w:rPr>
          <w:rFonts w:hint="default" w:ascii="Consolas" w:hAnsi="Consolas" w:eastAsia="Consolas" w:cs="Consolas"/>
          <w:color w:val="000000"/>
          <w:sz w:val="19"/>
          <w:szCs w:val="19"/>
          <w:shd w:val="clear" w:fill="FFFFFF"/>
        </w:rPr>
        <w:t xml:space="preserve"> STREAM variable=output_stream_final_labeling depth=</w:t>
      </w:r>
      <w:r>
        <w:rPr>
          <w:rFonts w:hint="default" w:ascii="Consolas" w:hAnsi="Consolas" w:eastAsia="Consolas" w:cs="Consolas"/>
          <w:color w:val="0000FF"/>
          <w:sz w:val="19"/>
          <w:szCs w:val="19"/>
          <w:shd w:val="clear" w:fill="FFFFFF"/>
        </w:rPr>
        <w:t>2</w:t>
      </w:r>
      <w:r>
        <w:rPr>
          <w:rFonts w:hint="default" w:ascii="Consolas" w:hAnsi="Consolas" w:eastAsia="Consolas" w:cs="Consolas"/>
          <w:color w:val="0000FF"/>
          <w:sz w:val="19"/>
          <w:szCs w:val="19"/>
          <w:shd w:val="clear" w:fill="FFFFFF"/>
        </w:rPr>
        <w:br w:type="textWrapping"/>
      </w:r>
    </w:p>
    <w:p>
      <w:pPr>
        <w:pStyle w:val="14"/>
        <w:keepNext w:val="0"/>
        <w:keepLines w:val="0"/>
        <w:widowControl/>
        <w:suppressLineNumbers w:val="0"/>
        <w:shd w:val="clear" w:fill="FFFFFF"/>
        <w:rPr>
          <w:rFonts w:hint="default" w:ascii="Consolas" w:hAnsi="Consolas" w:eastAsia="Consolas" w:cs="Consolas"/>
          <w:color w:val="000000"/>
          <w:sz w:val="19"/>
          <w:szCs w:val="19"/>
          <w:shd w:val="clear" w:fill="FFFFFF"/>
        </w:rPr>
      </w:pP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ap_uint&lt;</w:t>
      </w:r>
      <w:r>
        <w:rPr>
          <w:rFonts w:hint="default" w:ascii="Consolas" w:hAnsi="Consolas" w:eastAsia="Consolas" w:cs="Consolas"/>
          <w:color w:val="0000FF"/>
          <w:sz w:val="19"/>
          <w:szCs w:val="19"/>
          <w:shd w:val="clear" w:fill="FFFFFF"/>
        </w:rPr>
        <w:t>5056</w:t>
      </w:r>
      <w:r>
        <w:rPr>
          <w:rFonts w:hint="default" w:ascii="Consolas" w:hAnsi="Consolas" w:eastAsia="Consolas" w:cs="Consolas"/>
          <w:color w:val="000000"/>
          <w:sz w:val="19"/>
          <w:szCs w:val="19"/>
          <w:shd w:val="clear" w:fill="FFFFFF"/>
        </w:rPr>
        <w:t>&gt;in_tf;</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for</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0080"/>
          <w:sz w:val="19"/>
          <w:szCs w:val="19"/>
          <w:shd w:val="clear" w:fill="FFFFFF"/>
        </w:rPr>
        <w:t xml:space="preserve">int </w:t>
      </w:r>
      <w:r>
        <w:rPr>
          <w:rFonts w:hint="default" w:ascii="Consolas" w:hAnsi="Consolas" w:eastAsia="Consolas" w:cs="Consolas"/>
          <w:color w:val="000000"/>
          <w:sz w:val="19"/>
          <w:szCs w:val="19"/>
          <w:shd w:val="clear" w:fill="FFFFFF"/>
        </w:rPr>
        <w:t>i=</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;i&lt;numberBytesRead/</w:t>
      </w:r>
      <w:r>
        <w:rPr>
          <w:rFonts w:hint="default" w:ascii="Consolas" w:hAnsi="Consolas" w:eastAsia="Consolas" w:cs="Consolas"/>
          <w:color w:val="0000FF"/>
          <w:sz w:val="19"/>
          <w:szCs w:val="19"/>
          <w:shd w:val="clear" w:fill="FFFFFF"/>
        </w:rPr>
        <w:t>8</w:t>
      </w:r>
      <w:r>
        <w:rPr>
          <w:rFonts w:hint="default" w:ascii="Consolas" w:hAnsi="Consolas" w:eastAsia="Consolas" w:cs="Consolas"/>
          <w:color w:val="000000"/>
          <w:sz w:val="19"/>
          <w:szCs w:val="19"/>
          <w:shd w:val="clear" w:fill="FFFFFF"/>
        </w:rPr>
        <w:t>;i++){</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in_tf=in_tf &gt;&gt; </w:t>
      </w:r>
      <w:r>
        <w:rPr>
          <w:rFonts w:hint="default" w:ascii="Consolas" w:hAnsi="Consolas" w:eastAsia="Consolas" w:cs="Consolas"/>
          <w:color w:val="0000FF"/>
          <w:sz w:val="19"/>
          <w:szCs w:val="19"/>
          <w:shd w:val="clear" w:fill="FFFFFF"/>
        </w:rPr>
        <w:t>64</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in_tf(</w:t>
      </w:r>
      <w:r>
        <w:rPr>
          <w:rFonts w:hint="default" w:ascii="Consolas" w:hAnsi="Consolas" w:eastAsia="Consolas" w:cs="Consolas"/>
          <w:color w:val="0000FF"/>
          <w:sz w:val="19"/>
          <w:szCs w:val="19"/>
          <w:shd w:val="clear" w:fill="FFFFFF"/>
        </w:rPr>
        <w:t>5055</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FF"/>
          <w:sz w:val="19"/>
          <w:szCs w:val="19"/>
          <w:shd w:val="clear" w:fill="FFFFFF"/>
        </w:rPr>
        <w:t>5055</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FF"/>
          <w:sz w:val="19"/>
          <w:szCs w:val="19"/>
          <w:shd w:val="clear" w:fill="FFFFFF"/>
        </w:rPr>
        <w:t>63</w:t>
      </w:r>
      <w:r>
        <w:rPr>
          <w:rFonts w:hint="default" w:ascii="Consolas" w:hAnsi="Consolas" w:eastAsia="Consolas" w:cs="Consolas"/>
          <w:color w:val="000000"/>
          <w:sz w:val="19"/>
          <w:szCs w:val="19"/>
          <w:shd w:val="clear" w:fill="FFFFFF"/>
        </w:rPr>
        <w:t>)=input_buffer[i];</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for</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0080"/>
          <w:sz w:val="19"/>
          <w:szCs w:val="19"/>
          <w:shd w:val="clear" w:fill="FFFFFF"/>
        </w:rPr>
        <w:t xml:space="preserve">int </w:t>
      </w:r>
      <w:r>
        <w:rPr>
          <w:rFonts w:hint="default" w:ascii="Consolas" w:hAnsi="Consolas" w:eastAsia="Consolas" w:cs="Consolas"/>
          <w:color w:val="000000"/>
          <w:sz w:val="19"/>
          <w:szCs w:val="19"/>
          <w:shd w:val="clear" w:fill="FFFFFF"/>
        </w:rPr>
        <w:t>i=</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;i&lt;numberColumns;i++){</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output_stream_columns.write(in_tf(</w:t>
      </w:r>
      <w:r>
        <w:rPr>
          <w:rFonts w:hint="default" w:ascii="Consolas" w:hAnsi="Consolas" w:eastAsia="Consolas" w:cs="Consolas"/>
          <w:color w:val="0000FF"/>
          <w:sz w:val="19"/>
          <w:szCs w:val="19"/>
          <w:shd w:val="clear" w:fill="FFFFFF"/>
        </w:rPr>
        <w:t>49</w:t>
      </w:r>
      <w:r>
        <w:rPr>
          <w:rFonts w:hint="default" w:ascii="Consolas" w:hAnsi="Consolas" w:eastAsia="Consolas" w:cs="Consolas"/>
          <w:color w:val="000000"/>
          <w:sz w:val="19"/>
          <w:szCs w:val="19"/>
          <w:shd w:val="clear" w:fill="FFFFFF"/>
        </w:rPr>
        <w:t>+i*</w:t>
      </w:r>
      <w:r>
        <w:rPr>
          <w:rFonts w:hint="default" w:ascii="Consolas" w:hAnsi="Consolas" w:eastAsia="Consolas" w:cs="Consolas"/>
          <w:color w:val="0000FF"/>
          <w:sz w:val="19"/>
          <w:szCs w:val="19"/>
          <w:shd w:val="clear" w:fill="FFFFFF"/>
        </w:rPr>
        <w:t>50</w:t>
      </w:r>
      <w:r>
        <w:rPr>
          <w:rFonts w:hint="default" w:ascii="Consolas" w:hAnsi="Consolas" w:eastAsia="Consolas" w:cs="Consolas"/>
          <w:color w:val="000000"/>
          <w:sz w:val="19"/>
          <w:szCs w:val="19"/>
          <w:shd w:val="clear" w:fill="FFFFFF"/>
        </w:rPr>
        <w:t>,i*</w:t>
      </w:r>
      <w:r>
        <w:rPr>
          <w:rFonts w:hint="default" w:ascii="Consolas" w:hAnsi="Consolas" w:eastAsia="Consolas" w:cs="Consolas"/>
          <w:color w:val="0000FF"/>
          <w:sz w:val="19"/>
          <w:szCs w:val="19"/>
          <w:shd w:val="clear" w:fill="FFFFFF"/>
        </w:rPr>
        <w:t>50</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HiddenLayer_noPH</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&lt;PE, SIMD_INPUT, SIMD_RECURRENT, t_fixed_image, VECTORWIDTH,</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t_fixed_bgi, BIASWIDTH, t_fixed_wgi, WEIGHTWIDTH, t_fixed_sum_wgi, t_fixed_gix_sum,</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t_fixed_bgf, BIASWIDTH, t_fixed_wgf, WEIGHTWIDTH, t_fixed_sum_wgf, t_fixed_gfx_sum,</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t_fixed_bgo, BIASWIDTH,t_fixed_wgo, WEIGHTWIDTH, t_fixed_sum_wgo, t_fixed_gox_sum,</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t_fixed_bci, BIASWIDTH, t_fixed_wci, WEIGHTWIDTH, t_fixed_sum_wci, t_fixed_ci_gi_mul,</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t_fixed_recurrent, OUTPUTACTIVATIONHIDDENLAYERWIDTH,</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ap_uint&lt;SIZE_OF_VECTOR_TYPEWIDTH&gt;, SIZE_OF_VECTOR,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ap_uint&lt;NUMBER_OF_NEURONS_TYPEWIDTH&gt;, NUMBER_OF_NEURONS,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MAX_NUMBER_COLUMNS_TEST_SET,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t_fixed_state,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t_fixed_sigma_o, NUMBER_OF_LUT_ETRIES_SIGMOID_1, t_fixed_lut_sigmoid_limit, t_fixed_lut_sigmoid_recip_step,</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t_fixed_tanh_o, NUMBER_OF_LUT_ETRIES_TANH_1, t_fixed_lut_tanh_limit, t_fixed_lut_tanh_recip_step,t_norm_weights,t_norm_bias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(numberColumns, output_stream_columns, output_stream_hidden_layer,bgi,iih_norm_w,iih_norm_b,wgi_ih,ihh_norm_w,ihh_norm_b,wgi_hh,bgf,fih_norm_w,fih_norm_b,wgf_ih,fhh_norm_w,fhh_norm_b,wgf_hh,   bgo,oih_norm_w,oih_norm_b,wgo_ih,ohh_norm_w,ohh_norm_b,wgo_hh,bci,cih_norm_w,cih_norm_b,wci_ih,chh_norm_w,chh_norm_b,wci_hh, lut_sigmoid_1, lut_tanh_1);</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StreamingDataWidthConverter_Batch&lt;OUTPUTACTIVATIONHIDDENLAYERWIDTH*(NUMBER_OF_NEURONS/PE), OUTPUTACTIVATIONHIDDENLAYERWIDTH * NUMBER_OF_NEURONS, PE&gt;(output_stream_hidden_layer, output_stream_input_streamer, numberColumns);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OutputLayer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t_fixed_bfc, FCBIASWIDTH,</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t_fixed_wfc, FCWEIGHTWIDTH,</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t_fixed_recurrent, OUTPUTACTIVATIONHIDDENLAYERWIDTH,</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t_fixed_sum_fc, OUTPUTACTIVATIONOUTPUTLAYERWIDTH,</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ap_uint&lt;NUMBER_OF_NEURONS_TYPEWIDTH&gt;, NUMBER_OF_NEURONS,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ap_uint&lt;NUMBER_OF_CLASSES_TYPEWIDTH&gt;, NUMBER_OF_CLASSES,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ap_uint&lt;MAX_NUMBER_COLUMNS_TEST_SET_TYPEWIDTH&gt;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(bfc, wfc, numberColumns, output_stream_input_streamer, output_stream_mac);</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for</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0080"/>
          <w:sz w:val="19"/>
          <w:szCs w:val="19"/>
          <w:shd w:val="clear" w:fill="FFFFFF"/>
        </w:rPr>
        <w:t xml:space="preserve">int </w:t>
      </w:r>
      <w:r>
        <w:rPr>
          <w:rFonts w:hint="default" w:ascii="Consolas" w:hAnsi="Consolas" w:eastAsia="Consolas" w:cs="Consolas"/>
          <w:color w:val="000000"/>
          <w:sz w:val="19"/>
          <w:szCs w:val="19"/>
          <w:shd w:val="clear" w:fill="FFFFFF"/>
        </w:rPr>
        <w:t>a=</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;a&lt;numberColumns*SIZE_OF_VECTOR;a++){</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p>
    <w:p>
      <w:pPr>
        <w:pStyle w:val="14"/>
        <w:keepNext w:val="0"/>
        <w:keepLines w:val="0"/>
        <w:widowControl/>
        <w:suppressLineNumbers w:val="0"/>
        <w:shd w:val="clear" w:fill="FFFFFF"/>
        <w:rPr>
          <w:rFonts w:hint="default" w:ascii="Consolas" w:hAnsi="Consolas" w:eastAsia="Consolas" w:cs="Consolas"/>
          <w:color w:val="000000"/>
          <w:sz w:val="19"/>
          <w:szCs w:val="19"/>
          <w:shd w:val="clear" w:fill="FFFFFF"/>
        </w:rPr>
      </w:pP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output_buffer[a]=output_stream_mac.read();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p>
    <w:p>
      <w:pPr>
        <w:pStyle w:val="14"/>
        <w:keepNext w:val="0"/>
        <w:keepLines w:val="0"/>
        <w:widowControl/>
        <w:suppressLineNumbers w:val="0"/>
        <w:shd w:val="clear" w:fill="FFFFFF"/>
        <w:rPr>
          <w:rFonts w:hint="default" w:ascii="Consolas" w:hAnsi="Consolas" w:eastAsia="Consolas" w:cs="Consolas"/>
          <w:color w:val="000000"/>
          <w:sz w:val="19"/>
          <w:szCs w:val="19"/>
          <w:shd w:val="clear" w:fill="FFFFFF"/>
        </w:rPr>
      </w:pPr>
    </w:p>
    <w:p>
      <w:pPr>
        <w:pStyle w:val="4"/>
        <w:bidi w:val="0"/>
        <w:rPr>
          <w:rFonts w:hint="eastAsia"/>
          <w:lang w:val="en-US" w:eastAsia="zh-CN"/>
        </w:rPr>
      </w:pPr>
      <w:bookmarkStart w:id="254" w:name="_Toc12390"/>
      <w:bookmarkStart w:id="255" w:name="_Toc24753"/>
      <w:r>
        <w:rPr>
          <w:rFonts w:hint="eastAsia"/>
          <w:lang w:val="en-US" w:eastAsia="zh-CN"/>
        </w:rPr>
        <w:t>4.2.1 存储模块</w:t>
      </w:r>
      <w:bookmarkEnd w:id="254"/>
      <w:bookmarkEnd w:id="255"/>
    </w:p>
    <w:p>
      <w:pPr>
        <w:pStyle w:val="5"/>
        <w:bidi w:val="0"/>
        <w:outlineLvl w:val="3"/>
        <w:rPr>
          <w:rFonts w:hint="default"/>
          <w:lang w:val="en-US" w:eastAsia="zh-CN"/>
        </w:rPr>
      </w:pPr>
      <w:r>
        <w:rPr>
          <w:rFonts w:hint="eastAsia"/>
          <w:lang w:val="en-US" w:eastAsia="zh-CN"/>
        </w:rPr>
        <w:t>1.用于数据传输的FIFO</w:t>
      </w:r>
    </w:p>
    <w:p>
      <w:pPr>
        <w:spacing w:line="460" w:lineRule="exact"/>
        <w:ind w:firstLine="420"/>
        <w:rPr>
          <w:rFonts w:hint="eastAsia" w:ascii="Times New Roman" w:hAnsi="Times New Roman" w:cs="Times New Roman"/>
          <w:sz w:val="24"/>
          <w:szCs w:val="24"/>
          <w:rtl w:val="0"/>
          <w:lang w:val="en-US" w:eastAsia="zh-CN"/>
        </w:rPr>
      </w:pPr>
      <w:r>
        <w:rPr>
          <w:rFonts w:hint="eastAsia" w:ascii="Times New Roman" w:hAnsi="Times New Roman" w:cs="Times New Roman"/>
          <w:sz w:val="24"/>
          <w:szCs w:val="24"/>
          <w:lang w:val="en-US" w:eastAsia="zh-CN"/>
        </w:rPr>
        <w:t>存储模块的实现方式主要有</w:t>
      </w:r>
      <w:r>
        <w:rPr>
          <w:rFonts w:hint="eastAsia" w:cs="Times New Roman"/>
          <w:sz w:val="24"/>
          <w:szCs w:val="24"/>
          <w:lang w:val="en-US" w:eastAsia="zh-CN"/>
        </w:rPr>
        <w:t>ROM</w:t>
      </w:r>
      <w:r>
        <w:rPr>
          <w:rFonts w:hint="eastAsia" w:ascii="Times New Roman" w:hAnsi="Times New Roman" w:cs="Times New Roman"/>
          <w:sz w:val="24"/>
          <w:szCs w:val="24"/>
          <w:lang w:val="en-US" w:eastAsia="zh-CN"/>
        </w:rPr>
        <w:t>,</w:t>
      </w:r>
      <w:r>
        <w:rPr>
          <w:rFonts w:hint="eastAsia" w:cs="Times New Roman"/>
          <w:sz w:val="24"/>
          <w:szCs w:val="24"/>
          <w:lang w:val="en-US" w:eastAsia="zh-CN"/>
        </w:rPr>
        <w:t>RAM</w:t>
      </w:r>
      <w:r>
        <w:rPr>
          <w:rFonts w:hint="eastAsia" w:ascii="Times New Roman" w:hAnsi="Times New Roman" w:cs="Times New Roman"/>
          <w:sz w:val="24"/>
          <w:szCs w:val="24"/>
          <w:lang w:val="en-US" w:eastAsia="zh-CN"/>
        </w:rPr>
        <w:t>和</w:t>
      </w:r>
      <w:r>
        <w:rPr>
          <w:rFonts w:hint="eastAsia" w:cs="Times New Roman"/>
          <w:sz w:val="24"/>
          <w:szCs w:val="24"/>
          <w:lang w:val="en-US" w:eastAsia="zh-CN"/>
        </w:rPr>
        <w:t>FIFO</w:t>
      </w:r>
      <w:r>
        <w:rPr>
          <w:rFonts w:hint="eastAsia" w:ascii="Times New Roman" w:hAnsi="Times New Roman" w:cs="Times New Roman"/>
          <w:sz w:val="24"/>
          <w:szCs w:val="24"/>
          <w:lang w:val="en-US" w:eastAsia="zh-CN"/>
        </w:rPr>
        <w:t xml:space="preserve"> </w:t>
      </w:r>
      <w:r>
        <w:rPr>
          <w:rFonts w:hint="eastAsia" w:cs="Times New Roman"/>
          <w:sz w:val="24"/>
          <w:szCs w:val="24"/>
          <w:lang w:val="en-US" w:eastAsia="zh-CN"/>
        </w:rPr>
        <w:t>RAM</w:t>
      </w:r>
      <w:r>
        <w:rPr>
          <w:rFonts w:hint="eastAsia" w:ascii="Times New Roman" w:hAnsi="Times New Roman" w:cs="Times New Roman"/>
          <w:sz w:val="24"/>
          <w:szCs w:val="24"/>
          <w:lang w:val="en-US" w:eastAsia="zh-CN"/>
        </w:rPr>
        <w:t>（randomaccessmemory）随机存储器。存储单元的内容可按需随意取出或存入（</w:t>
      </w:r>
      <w:r>
        <w:rPr>
          <w:rFonts w:hint="eastAsia" w:cs="Times New Roman"/>
          <w:sz w:val="24"/>
          <w:szCs w:val="24"/>
          <w:lang w:val="en-US" w:eastAsia="zh-CN"/>
        </w:rPr>
        <w:t>ROM</w:t>
      </w:r>
      <w:r>
        <w:rPr>
          <w:rFonts w:hint="eastAsia" w:ascii="Times New Roman" w:hAnsi="Times New Roman" w:cs="Times New Roman"/>
          <w:sz w:val="24"/>
          <w:szCs w:val="24"/>
          <w:lang w:val="en-US" w:eastAsia="zh-CN"/>
        </w:rPr>
        <w:t>只支持读取），且存取的速度与存储单元的位置无关的存储器。</w:t>
      </w:r>
      <w:r>
        <w:rPr>
          <w:rFonts w:hint="eastAsia" w:cs="Times New Roman"/>
          <w:sz w:val="24"/>
          <w:szCs w:val="24"/>
          <w:lang w:val="en-US" w:eastAsia="zh-CN"/>
        </w:rPr>
        <w:t>FIFO</w:t>
      </w:r>
      <w:r>
        <w:rPr>
          <w:rFonts w:hint="eastAsia" w:ascii="Times New Roman" w:hAnsi="Times New Roman" w:cs="Times New Roman"/>
          <w:sz w:val="24"/>
          <w:szCs w:val="24"/>
          <w:lang w:val="en-US" w:eastAsia="zh-CN"/>
        </w:rPr>
        <w:t>（FirstInFirstOut）是一种先进先出的数据缓存器，他与普通存储器的区别是没有外部读写地址线，这样使用起来非常简单，但缺点就是只能顺序写入数据，顺序的读出数据，其数据地址由内部读写指针自动加1完成，不能像普通存储器那样可以由地址线决定读取或写入某个指定的地址。在系统设计中，以增加</w:t>
      </w: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"http://baike.baidu.com/view/38752.htm" \t "https://blog.51cto.com/lihaichuan/_blank"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sz w:val="24"/>
          <w:szCs w:val="24"/>
          <w:lang w:val="en-US" w:eastAsia="zh-CN"/>
        </w:rPr>
        <w:t>数据</w:t>
      </w:r>
      <w:r>
        <w:rPr>
          <w:rFonts w:hint="eastAsia" w:ascii="Times New Roman" w:hAnsi="Times New Roman" w:cs="Times New Roman"/>
          <w:sz w:val="24"/>
          <w:szCs w:val="24"/>
          <w:lang w:val="en-US" w:eastAsia="zh-CN"/>
        </w:rPr>
        <w:fldChar w:fldCharType="end"/>
      </w:r>
      <w:r>
        <w:rPr>
          <w:rFonts w:hint="eastAsia" w:ascii="Times New Roman" w:hAnsi="Times New Roman" w:cs="Times New Roman"/>
          <w:sz w:val="24"/>
          <w:szCs w:val="24"/>
          <w:lang w:val="en-US" w:eastAsia="zh-CN"/>
        </w:rPr>
        <w:t>传输率、处理大量数据流、匹配具有不同传输率的系统为目的而广泛使用</w:t>
      </w: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"http://baike.baidu.com/view/132385.htm" \t "https://blog.51cto.com/lihaichuan/_blank" </w:instrText>
      </w:r>
      <w:r>
        <w:rPr>
          <w:rFonts w:hint="eastAsia" w:ascii="Times New Roman" w:hAnsi="Times New Roman" w:cs="Times New Roman"/>
          <w:sz w:val="24"/>
          <w:szCs w:val="24"/>
          <w:lang w:val="en-US" w:eastAsia="zh-CN"/>
        </w:rPr>
        <w:fldChar w:fldCharType="separate"/>
      </w:r>
      <w:r>
        <w:rPr>
          <w:rFonts w:hint="eastAsia" w:cs="Times New Roman"/>
          <w:sz w:val="24"/>
          <w:szCs w:val="24"/>
          <w:lang w:val="en-US" w:eastAsia="zh-CN"/>
        </w:rPr>
        <w:t>FIFO</w:t>
      </w:r>
      <w:r>
        <w:rPr>
          <w:rFonts w:hint="eastAsia" w:ascii="Times New Roman" w:hAnsi="Times New Roman" w:cs="Times New Roman"/>
          <w:sz w:val="24"/>
          <w:szCs w:val="24"/>
          <w:lang w:val="en-US" w:eastAsia="zh-CN"/>
        </w:rPr>
        <w:fldChar w:fldCharType="end"/>
      </w:r>
      <w:r>
        <w:rPr>
          <w:rFonts w:hint="eastAsia" w:ascii="Times New Roman" w:hAnsi="Times New Roman" w:cs="Times New Roman"/>
          <w:sz w:val="24"/>
          <w:szCs w:val="24"/>
          <w:lang w:val="en-US" w:eastAsia="zh-CN"/>
        </w:rPr>
        <w:t>存储器，从而提高了系统性能。然而，规模较大的</w:t>
      </w:r>
      <w:r>
        <w:rPr>
          <w:rFonts w:hint="eastAsia" w:cs="Times New Roman"/>
          <w:sz w:val="24"/>
          <w:szCs w:val="24"/>
          <w:lang w:val="en-US" w:eastAsia="zh-CN"/>
        </w:rPr>
        <w:t>FIFO</w:t>
      </w:r>
      <w:r>
        <w:rPr>
          <w:rFonts w:hint="eastAsia" w:ascii="Times New Roman" w:hAnsi="Times New Roman" w:cs="Times New Roman"/>
          <w:sz w:val="24"/>
          <w:szCs w:val="24"/>
          <w:lang w:val="en-US" w:eastAsia="zh-CN"/>
        </w:rPr>
        <w:t>一般都是用</w:t>
      </w:r>
      <w:r>
        <w:rPr>
          <w:rFonts w:hint="eastAsia" w:cs="Times New Roman"/>
          <w:sz w:val="24"/>
          <w:szCs w:val="24"/>
          <w:lang w:val="en-US" w:eastAsia="zh-CN"/>
        </w:rPr>
        <w:t>RAM</w:t>
      </w:r>
      <w:r>
        <w:rPr>
          <w:rFonts w:hint="eastAsia" w:ascii="Times New Roman" w:hAnsi="Times New Roman" w:cs="Times New Roman"/>
          <w:sz w:val="24"/>
          <w:szCs w:val="24"/>
          <w:lang w:val="en-US" w:eastAsia="zh-CN"/>
        </w:rPr>
        <w:t>实现的（规模特别小的</w:t>
      </w:r>
      <w:r>
        <w:rPr>
          <w:rFonts w:hint="eastAsia" w:cs="Times New Roman"/>
          <w:sz w:val="24"/>
          <w:szCs w:val="24"/>
          <w:lang w:val="en-US" w:eastAsia="zh-CN"/>
        </w:rPr>
        <w:t>FIFO</w:t>
      </w:r>
      <w:r>
        <w:rPr>
          <w:rFonts w:hint="eastAsia" w:ascii="Times New Roman" w:hAnsi="Times New Roman" w:cs="Times New Roman"/>
          <w:sz w:val="24"/>
          <w:szCs w:val="24"/>
          <w:lang w:val="en-US" w:eastAsia="zh-CN"/>
        </w:rPr>
        <w:t>才会使用寄存器实现）。</w:t>
      </w:r>
    </w:p>
    <w:p>
      <w:pPr>
        <w:spacing w:line="460" w:lineRule="exact"/>
        <w:ind w:firstLine="420"/>
        <w:rPr>
          <w:rFonts w:hint="default" w:ascii="Times New Roman" w:hAnsi="Times New Roman" w:cs="Times New Roman"/>
          <w:sz w:val="24"/>
          <w:szCs w:val="24"/>
          <w:lang w:val="en-US" w:eastAsia="zh-CN"/>
        </w:rPr>
      </w:pPr>
      <w:r>
        <w:rPr>
          <w:rFonts w:hint="default" w:ascii="Times New Roman" w:hAnsi="Times New Roman" w:cs="Times New Roman"/>
          <w:sz w:val="24"/>
          <w:szCs w:val="24"/>
          <w:rtl w:val="0"/>
          <w:lang w:val="en-US" w:eastAsia="zh-CN"/>
        </w:rPr>
        <w:t>output_stream_column用来存放输入的字符向量，用位宽为50深度为2的</w:t>
      </w:r>
      <w:r>
        <w:rPr>
          <w:rFonts w:hint="eastAsia" w:cs="Times New Roman"/>
          <w:sz w:val="24"/>
          <w:szCs w:val="24"/>
          <w:rtl w:val="0"/>
          <w:lang w:val="en-US" w:eastAsia="zh-CN"/>
        </w:rPr>
        <w:t>FIFO</w:t>
      </w:r>
      <w:r>
        <w:rPr>
          <w:rFonts w:hint="default" w:ascii="Times New Roman" w:hAnsi="Times New Roman" w:cs="Times New Roman"/>
          <w:sz w:val="24"/>
          <w:szCs w:val="24"/>
          <w:rtl w:val="0"/>
          <w:lang w:val="en-US" w:eastAsia="zh-CN"/>
        </w:rPr>
        <w:t>来实现，数据的输入来自DoCompute的字符向量输入接口。输出到隐藏层模块中。</w:t>
      </w:r>
    </w:p>
    <w:p>
      <w:pPr>
        <w:rPr>
          <w:rFonts w:hint="default"/>
          <w:lang w:val="en-US" w:eastAsia="zh-CN"/>
        </w:rPr>
      </w:pPr>
    </w:p>
    <w:p>
      <w:pPr>
        <w:bidi w:val="0"/>
        <w:rPr>
          <w:rFonts w:hint="default"/>
          <w:lang w:val="en-US" w:eastAsia="zh-CN"/>
        </w:rPr>
      </w:pPr>
      <w:r>
        <w:rPr>
          <w:rFonts w:hint="default" w:ascii="Times New Roman" w:hAnsi="Times New Roman" w:cs="Times New Roman"/>
          <w:sz w:val="24"/>
          <w:szCs w:val="24"/>
        </w:rPr>
        <w:drawing>
          <wp:inline distT="152400" distB="152400" distL="152400" distR="152400">
            <wp:extent cx="3429000" cy="3644900"/>
            <wp:effectExtent l="0" t="0" r="0" b="12700"/>
            <wp:docPr id="107374182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pic:cNvPicPr>
                      <a:picLocks noChangeAspect="1"/>
                    </pic:cNvPicPr>
                  </pic:nvPicPr>
                  <pic:blipFill>
                    <a:blip r:embed="rId83"/>
                    <a:stretch>
                      <a:fillRect/>
                    </a:stretch>
                  </pic:blipFill>
                  <pic:spPr>
                    <a:xfrm>
                      <a:off x="0" y="0"/>
                      <a:ext cx="3429000" cy="3644900"/>
                    </a:xfrm>
                    <a:prstGeom prst="rect">
                      <a:avLst/>
                    </a:prstGeom>
                    <a:ln w="12700" cap="flat">
                      <a:noFill/>
                      <a:miter lim="400000"/>
                      <a:headEnd/>
                      <a:tailEnd/>
                    </a:ln>
                    <a:effectLst/>
                  </pic:spPr>
                </pic:pic>
              </a:graphicData>
            </a:graphic>
          </wp:inline>
        </w:drawing>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spacing w:line="460" w:lineRule="exact"/>
        <w:ind w:firstLine="420"/>
        <w:rPr>
          <w:rFonts w:hint="eastAsia" w:ascii="Times New Roman" w:hAnsi="Times New Roman" w:cs="Times New Roman"/>
          <w:sz w:val="24"/>
          <w:szCs w:val="24"/>
          <w:lang w:val="en-US" w:eastAsia="zh-CN"/>
        </w:rPr>
      </w:pPr>
      <w:r>
        <w:rPr>
          <w:rFonts w:hint="eastAsia" w:ascii="Times New Roman" w:hAnsi="Times New Roman" w:cs="Times New Roman"/>
          <w:sz w:val="24"/>
          <w:szCs w:val="24"/>
          <w:rtl w:val="0"/>
          <w:lang w:val="en-US" w:eastAsia="zh-CN"/>
        </w:rPr>
        <w:t>output_stream_hidden用来存放h状态，用位宽为2560深度为2</w:t>
      </w:r>
      <w:r>
        <w:rPr>
          <w:rFonts w:hint="eastAsia" w:ascii="Times New Roman" w:hAnsi="Times New Roman" w:cs="Times New Roman"/>
          <w:sz w:val="24"/>
          <w:szCs w:val="24"/>
          <w:rtl w:val="0"/>
          <w:lang w:val="zh-TW" w:eastAsia="zh-TW"/>
        </w:rPr>
        <w:t>的</w:t>
      </w:r>
      <w:r>
        <w:rPr>
          <w:rFonts w:hint="eastAsia" w:cs="Times New Roman"/>
          <w:sz w:val="24"/>
          <w:szCs w:val="24"/>
          <w:rtl w:val="0"/>
          <w:lang w:val="en-US" w:eastAsia="zh-CN"/>
        </w:rPr>
        <w:t>FIFO</w:t>
      </w:r>
      <w:r>
        <w:rPr>
          <w:rFonts w:hint="eastAsia" w:ascii="Times New Roman" w:hAnsi="Times New Roman" w:cs="Times New Roman"/>
          <w:sz w:val="24"/>
          <w:szCs w:val="24"/>
          <w:rtl w:val="0"/>
          <w:lang w:val="en-US" w:eastAsia="zh-CN"/>
        </w:rPr>
        <w:t>来实现，数据的输入来自隐藏层的计算结果，</w:t>
      </w:r>
      <w:r>
        <w:rPr>
          <w:rFonts w:hint="eastAsia" w:cs="Times New Roman"/>
          <w:sz w:val="24"/>
          <w:szCs w:val="24"/>
          <w:rtl w:val="0"/>
          <w:lang w:val="en-US" w:eastAsia="zh-CN"/>
        </w:rPr>
        <w:t>本次大作业</w:t>
      </w:r>
      <w:r>
        <w:rPr>
          <w:rFonts w:hint="eastAsia" w:ascii="Times New Roman" w:hAnsi="Times New Roman" w:cs="Times New Roman"/>
          <w:sz w:val="24"/>
          <w:szCs w:val="24"/>
          <w:rtl w:val="0"/>
          <w:lang w:val="en-US" w:eastAsia="zh-CN"/>
        </w:rPr>
        <w:t>实现的结构中，PE=2所以用深度为2的</w:t>
      </w:r>
      <w:r>
        <w:rPr>
          <w:rFonts w:hint="eastAsia" w:cs="Times New Roman"/>
          <w:sz w:val="24"/>
          <w:szCs w:val="24"/>
          <w:rtl w:val="0"/>
          <w:lang w:val="en-US" w:eastAsia="zh-CN"/>
        </w:rPr>
        <w:t>FIFO</w:t>
      </w:r>
      <w:r>
        <w:rPr>
          <w:rFonts w:hint="eastAsia" w:ascii="Times New Roman" w:hAnsi="Times New Roman" w:cs="Times New Roman"/>
          <w:sz w:val="24"/>
          <w:szCs w:val="24"/>
          <w:rtl w:val="0"/>
          <w:lang w:val="en-US" w:eastAsia="zh-CN"/>
        </w:rPr>
        <w:t>就足够，输出结果的数据类型位宽为10位，一个PE负责256个结果，所以位宽设置为256*10。</w:t>
      </w:r>
      <w:r>
        <w:rPr>
          <w:rFonts w:hint="eastAsia" w:cs="Times New Roman"/>
          <w:sz w:val="24"/>
          <w:szCs w:val="24"/>
          <w:rtl w:val="0"/>
          <w:lang w:val="en-US" w:eastAsia="zh-CN"/>
        </w:rPr>
        <w:t>FIFO</w:t>
      </w:r>
      <w:r>
        <w:rPr>
          <w:rFonts w:hint="eastAsia" w:ascii="Times New Roman" w:hAnsi="Times New Roman" w:cs="Times New Roman"/>
          <w:sz w:val="24"/>
          <w:szCs w:val="24"/>
          <w:rtl w:val="0"/>
          <w:lang w:val="en-US" w:eastAsia="zh-CN"/>
        </w:rPr>
        <w:t>的输出不直接连接到隐藏层中，先将不同PE得到的结果拼接到一</w:t>
      </w:r>
      <w:r>
        <w:drawing>
          <wp:anchor distT="152400" distB="152400" distL="152400" distR="152400" simplePos="0" relativeHeight="252044288" behindDoc="0" locked="0" layoutInCell="1" allowOverlap="1">
            <wp:simplePos x="0" y="0"/>
            <wp:positionH relativeFrom="margin">
              <wp:posOffset>2540</wp:posOffset>
            </wp:positionH>
            <wp:positionV relativeFrom="line">
              <wp:posOffset>671830</wp:posOffset>
            </wp:positionV>
            <wp:extent cx="2712085" cy="2883535"/>
            <wp:effectExtent l="0" t="0" r="635" b="12065"/>
            <wp:wrapSquare wrapText="bothSides"/>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officeArt object"/>
                    <pic:cNvPicPr>
                      <a:picLocks noChangeAspect="1"/>
                    </pic:cNvPicPr>
                  </pic:nvPicPr>
                  <pic:blipFill>
                    <a:blip r:embed="rId84"/>
                    <a:stretch>
                      <a:fillRect/>
                    </a:stretch>
                  </pic:blipFill>
                  <pic:spPr>
                    <a:xfrm>
                      <a:off x="0" y="0"/>
                      <a:ext cx="2712085" cy="2883535"/>
                    </a:xfrm>
                    <a:prstGeom prst="rect">
                      <a:avLst/>
                    </a:prstGeom>
                    <a:ln w="12700" cap="flat">
                      <a:noFill/>
                      <a:miter lim="400000"/>
                      <a:headEnd/>
                      <a:tailEnd/>
                    </a:ln>
                    <a:effectLst/>
                  </pic:spPr>
                </pic:pic>
              </a:graphicData>
            </a:graphic>
          </wp:anchor>
        </w:drawing>
      </w:r>
      <w:r>
        <w:rPr>
          <w:rFonts w:hint="eastAsia" w:ascii="Times New Roman" w:hAnsi="Times New Roman" w:cs="Times New Roman"/>
          <w:sz w:val="24"/>
          <w:szCs w:val="24"/>
          <w:rtl w:val="0"/>
          <w:lang w:val="en-US" w:eastAsia="zh-CN"/>
        </w:rPr>
        <w:t>起。StreamingDataWidth模块负责这一功能的实现。</w:t>
      </w:r>
    </w:p>
    <w:p>
      <w:pPr>
        <w:spacing w:line="460" w:lineRule="exact"/>
        <w:ind w:firstLine="42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anchor distT="152400" distB="152400" distL="152400" distR="152400" simplePos="0" relativeHeight="252051456" behindDoc="0" locked="0" layoutInCell="1" allowOverlap="1">
            <wp:simplePos x="0" y="0"/>
            <wp:positionH relativeFrom="margin">
              <wp:posOffset>2936240</wp:posOffset>
            </wp:positionH>
            <wp:positionV relativeFrom="line">
              <wp:posOffset>368300</wp:posOffset>
            </wp:positionV>
            <wp:extent cx="2708910" cy="2910205"/>
            <wp:effectExtent l="0" t="0" r="3810" b="635"/>
            <wp:wrapSquare wrapText="bothSides"/>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pic:cNvPicPr>
                      <a:picLocks noChangeAspect="1"/>
                    </pic:cNvPicPr>
                  </pic:nvPicPr>
                  <pic:blipFill>
                    <a:blip r:embed="rId85"/>
                    <a:stretch>
                      <a:fillRect/>
                    </a:stretch>
                  </pic:blipFill>
                  <pic:spPr>
                    <a:xfrm>
                      <a:off x="0" y="0"/>
                      <a:ext cx="2708910" cy="2910205"/>
                    </a:xfrm>
                    <a:prstGeom prst="rect">
                      <a:avLst/>
                    </a:prstGeom>
                    <a:ln w="12700" cap="flat">
                      <a:noFill/>
                      <a:miter lim="400000"/>
                      <a:headEnd/>
                      <a:tailEnd/>
                    </a:ln>
                    <a:effectLst/>
                  </pic:spPr>
                </pic:pic>
              </a:graphicData>
            </a:graphic>
          </wp:anchor>
        </w:drawing>
      </w:r>
      <w:r>
        <w:rPr>
          <w:rFonts w:hint="eastAsia" w:ascii="Times New Roman" w:hAnsi="Times New Roman" w:cs="Times New Roman"/>
          <w:sz w:val="24"/>
          <w:szCs w:val="24"/>
          <w:lang w:val="en-US" w:eastAsia="zh-CN"/>
        </w:rPr>
        <w:t>对应的c代码实现：</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lang w:val="en-US"/>
        </w:rPr>
        <w:t>void StreamingDataWidthConverter_Batch(stream&lt;ap_uint&lt;InWidth&gt; &gt; &amp; in, stream&lt;ap_uint&lt;OutWidth&gt; &gt; &amp; out, const unsigned int numReps)</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if (InWidth &gt; OutWidth)</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 emit multiple output words per input word read</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CASSERT_DATAFLOW(InWidth % OutWidth == 0);</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const unsigned int outPerIn = InWidth / OutWidth;</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const unsigned int totalIters = NumInWords * outPerIn * numReps;</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unsigned int o = 0;</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ap_uint&lt;InWidth&gt; ei = 0;</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for (unsigned int t = 0; t &lt; totalIters; t++)</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de-DE"/>
        </w:rPr>
        <w:t xml:space="preserve">#pragma </w:t>
      </w:r>
      <w:r>
        <w:rPr>
          <w:rFonts w:hint="eastAsia" w:ascii="Times New Roman" w:hAnsi="Times New Roman" w:eastAsia="Arial Unicode MS" w:cs="Times New Roman"/>
          <w:sz w:val="24"/>
          <w:szCs w:val="24"/>
          <w:rtl w:val="0"/>
          <w:lang w:val="de-DE" w:eastAsia="zh-CN"/>
        </w:rPr>
        <w:t>HLS</w:t>
      </w:r>
      <w:r>
        <w:rPr>
          <w:rFonts w:hint="default" w:ascii="Times New Roman" w:hAnsi="Times New Roman" w:eastAsia="Arial Unicode MS" w:cs="Times New Roman"/>
          <w:sz w:val="24"/>
          <w:szCs w:val="24"/>
          <w:rtl w:val="0"/>
          <w:lang w:val="de-DE"/>
        </w:rPr>
        <w:t xml:space="preserve"> PIPELINE II=1</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 read new input word if current out count is zero</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if (o == 0)</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ei = in.read();</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 pick output word f</w:t>
      </w:r>
      <w:r>
        <w:rPr>
          <w:rFonts w:hint="eastAsia" w:ascii="Times New Roman" w:hAnsi="Times New Roman" w:eastAsia="Arial Unicode MS" w:cs="Times New Roman"/>
          <w:sz w:val="24"/>
          <w:szCs w:val="24"/>
          <w:rtl w:val="0"/>
          <w:lang w:val="en-US" w:eastAsia="zh-CN"/>
        </w:rPr>
        <w:t>ROM</w:t>
      </w:r>
      <w:r>
        <w:rPr>
          <w:rFonts w:hint="default" w:ascii="Times New Roman" w:hAnsi="Times New Roman" w:eastAsia="Arial Unicode MS" w:cs="Times New Roman"/>
          <w:sz w:val="24"/>
          <w:szCs w:val="24"/>
          <w:rtl w:val="0"/>
          <w:lang w:val="en-US"/>
        </w:rPr>
        <w:t xml:space="preserve"> the rightmost position</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ap_uint&lt;OutWidth&gt; eo = ei(OutWidth - 1, 0);</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out.write(eo);</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 shift input to get new output word for next iteration</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ei = ei &gt;&gt; OutWidth;</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 increment written output count</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o++;</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 wraparound indices to recreate the nested loop structure</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if (o == outPerIn)</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o = 0;</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else if (InWidth == OutWidth)</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 straight-through copy</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for (unsigned int i = 0; i &lt; NumInWords * numReps; i++)</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de-DE"/>
        </w:rPr>
        <w:t xml:space="preserve">#pragma </w:t>
      </w:r>
      <w:r>
        <w:rPr>
          <w:rFonts w:hint="eastAsia" w:ascii="Times New Roman" w:hAnsi="Times New Roman" w:eastAsia="Arial Unicode MS" w:cs="Times New Roman"/>
          <w:sz w:val="24"/>
          <w:szCs w:val="24"/>
          <w:rtl w:val="0"/>
          <w:lang w:val="de-DE" w:eastAsia="zh-CN"/>
        </w:rPr>
        <w:t>HLS</w:t>
      </w:r>
      <w:r>
        <w:rPr>
          <w:rFonts w:hint="default" w:ascii="Times New Roman" w:hAnsi="Times New Roman" w:eastAsia="Arial Unicode MS" w:cs="Times New Roman"/>
          <w:sz w:val="24"/>
          <w:szCs w:val="24"/>
          <w:rtl w:val="0"/>
          <w:lang w:val="de-DE"/>
        </w:rPr>
        <w:t xml:space="preserve"> PIPELINE II=1</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ap_uint&lt;InWidth&gt; e = in.read();</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out.write(e);</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w:t>
      </w:r>
    </w:p>
    <w:p>
      <w:pPr>
        <w:pStyle w:val="38"/>
        <w:framePr w:w="0" w:wrap="auto" w:vAnchor="margin" w:hAnchor="text" w:yAlign="inline"/>
        <w:bidi w:val="0"/>
        <w:rPr>
          <w:rFonts w:hint="default" w:ascii="Times New Roman" w:hAnsi="Times New Roman" w:cs="Times New Roman"/>
          <w:sz w:val="24"/>
          <w:szCs w:val="24"/>
        </w:rPr>
      </w:pP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da-DK"/>
        </w:rPr>
        <w:t>else</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 // InWidth &lt; OutWidth</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 read multiple input words per output word emitted</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CASSERT_DATAFLOW(OutWidth % InWidth == 0);</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//const unsigned int inPerOut = OutWidth / InWidth;</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const ap_uint&lt;8&gt; inPerOut = OutWidth / InWidth;</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const unsigned int totalIters = NumInWords * numReps;</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//unsigned int i = 0;</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ap_uint&lt;8&gt; i = 0;</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ap_uint&lt;OutWidth&gt; eo = 0;</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for (unsigned int t = 0; t &lt; totalIters; t++)</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de-DE"/>
        </w:rPr>
        <w:t xml:space="preserve">#pragma </w:t>
      </w:r>
      <w:r>
        <w:rPr>
          <w:rFonts w:hint="eastAsia" w:ascii="Times New Roman" w:hAnsi="Times New Roman" w:eastAsia="Arial Unicode MS" w:cs="Times New Roman"/>
          <w:sz w:val="24"/>
          <w:szCs w:val="24"/>
          <w:rtl w:val="0"/>
          <w:lang w:val="de-DE" w:eastAsia="zh-CN"/>
        </w:rPr>
        <w:t>HLS</w:t>
      </w:r>
      <w:r>
        <w:rPr>
          <w:rFonts w:hint="default" w:ascii="Times New Roman" w:hAnsi="Times New Roman" w:eastAsia="Arial Unicode MS" w:cs="Times New Roman"/>
          <w:sz w:val="24"/>
          <w:szCs w:val="24"/>
          <w:rtl w:val="0"/>
          <w:lang w:val="de-DE"/>
        </w:rPr>
        <w:t xml:space="preserve"> PIPELINE II=1</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 read input and shift into output buffer</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ap_uint&lt;InWidth&gt; ei = in.read();</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eo = eo &gt;&gt; InWidth;</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eo(OutWidth - 1, OutWidth - InWidth) = ei;</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 increment read input count</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i++;</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xml:space="preserve">            </w:t>
      </w:r>
      <w:r>
        <w:rPr>
          <w:rFonts w:hint="default" w:ascii="Times New Roman" w:hAnsi="Times New Roman" w:eastAsia="Arial Unicode MS" w:cs="Times New Roman"/>
          <w:sz w:val="24"/>
          <w:szCs w:val="24"/>
          <w:rtl w:val="0"/>
          <w:lang w:val="en-US"/>
        </w:rPr>
        <w:t>// wraparound logic to recreate nested loop functionality</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if (i == inPerOut)</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i = 0;</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out.write(eo);</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w:t>
      </w:r>
    </w:p>
    <w:p>
      <w:pPr>
        <w:pStyle w:val="38"/>
        <w:framePr w:w="0" w:wrap="auto" w:vAnchor="margin" w:hAnchor="text" w:yAlign="inline"/>
        <w:bidi w:val="0"/>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    }</w:t>
      </w:r>
    </w:p>
    <w:p>
      <w:pPr>
        <w:pStyle w:val="38"/>
        <w:framePr w:w="0" w:wrap="auto" w:vAnchor="margin" w:hAnchor="text" w:yAlign="inline"/>
        <w:bidi w:val="0"/>
      </w:pPr>
      <w:r>
        <w:rPr>
          <w:rFonts w:hint="default" w:ascii="Times New Roman" w:hAnsi="Times New Roman" w:eastAsia="Arial Unicode MS" w:cs="Times New Roman"/>
          <w:sz w:val="24"/>
          <w:szCs w:val="24"/>
          <w:rtl w:val="0"/>
        </w:rPr>
        <w:t>}</w:t>
      </w:r>
    </w:p>
    <w:p>
      <w:pPr>
        <w:pStyle w:val="38"/>
        <w:framePr w:w="0" w:wrap="auto" w:vAnchor="margin" w:hAnchor="text" w:yAlign="inline"/>
        <w:bidi w:val="0"/>
      </w:pPr>
    </w:p>
    <w:p>
      <w:pPr>
        <w:bidi w:val="0"/>
        <w:rPr>
          <w:rFonts w:ascii="Lucida Grande" w:hAnsi="Lucida Grande" w:eastAsia="Lucida Grande" w:cs="Lucida Grande"/>
          <w:sz w:val="28"/>
          <w:szCs w:val="28"/>
          <w:rtl w:val="0"/>
        </w:rPr>
      </w:pPr>
      <w:r>
        <w:rPr>
          <w:rFonts w:hint="default"/>
          <w:rtl w:val="0"/>
        </w:rPr>
        <w:t>output_stream_input</w:t>
      </w:r>
    </w:p>
    <w:p>
      <w:pPr>
        <w:pStyle w:val="39"/>
        <w:framePr w:w="0" w:wrap="auto" w:vAnchor="margin" w:hAnchor="text" w:yAlign="inline"/>
        <w:bidi w:val="0"/>
        <w:ind w:left="0" w:right="0" w:firstLine="0"/>
        <w:jc w:val="left"/>
        <w:rPr>
          <w:rFonts w:ascii="Lucida Grande" w:hAnsi="Lucida Grande" w:eastAsia="Lucida Grande" w:cs="Lucida Grande"/>
          <w:sz w:val="28"/>
          <w:szCs w:val="28"/>
          <w:rtl w:val="0"/>
        </w:rPr>
      </w:pPr>
      <w:r>
        <w:rPr>
          <w:rFonts w:ascii="Lucida Grande" w:hAnsi="Lucida Grande" w:eastAsia="Lucida Grande" w:cs="Lucida Grande"/>
          <w:sz w:val="28"/>
          <w:szCs w:val="28"/>
          <w:rtl w:val="0"/>
        </w:rPr>
        <w:drawing>
          <wp:inline distT="152400" distB="152400" distL="152400" distR="152400">
            <wp:extent cx="3701415" cy="3996690"/>
            <wp:effectExtent l="0" t="0" r="1905" b="11430"/>
            <wp:docPr id="107374183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officeArt object"/>
                    <pic:cNvPicPr>
                      <a:picLocks noChangeAspect="1"/>
                    </pic:cNvPicPr>
                  </pic:nvPicPr>
                  <pic:blipFill>
                    <a:blip r:embed="rId86"/>
                    <a:stretch>
                      <a:fillRect/>
                    </a:stretch>
                  </pic:blipFill>
                  <pic:spPr>
                    <a:xfrm>
                      <a:off x="0" y="0"/>
                      <a:ext cx="3701616" cy="3996672"/>
                    </a:xfrm>
                    <a:prstGeom prst="rect">
                      <a:avLst/>
                    </a:prstGeom>
                    <a:ln w="12700" cap="flat">
                      <a:noFill/>
                      <a:miter lim="400000"/>
                      <a:headEnd/>
                      <a:tailEnd/>
                    </a:ln>
                    <a:effectLst/>
                  </pic:spPr>
                </pic:pic>
              </a:graphicData>
            </a:graphic>
          </wp:inline>
        </w:drawing>
      </w:r>
    </w:p>
    <w:p>
      <w:pPr>
        <w:spacing w:line="460" w:lineRule="exact"/>
        <w:ind w:firstLine="420"/>
        <w:rPr>
          <w:rFonts w:hint="default" w:ascii="Times New Roman" w:hAnsi="Times New Roman" w:cs="Times New Roman"/>
          <w:sz w:val="24"/>
          <w:szCs w:val="24"/>
          <w:rtl w:val="0"/>
          <w:lang w:val="en-US" w:eastAsia="zh-CN"/>
        </w:rPr>
      </w:pPr>
      <w:r>
        <w:rPr>
          <w:rFonts w:hint="eastAsia" w:ascii="Times New Roman" w:hAnsi="Times New Roman" w:cs="Times New Roman"/>
          <w:sz w:val="24"/>
          <w:szCs w:val="24"/>
          <w:rtl w:val="0"/>
          <w:lang w:val="zh-CN" w:eastAsia="zh-CN"/>
        </w:rPr>
        <w:t>拼接完成后的位宽为</w:t>
      </w:r>
      <w:r>
        <w:rPr>
          <w:rFonts w:hint="default" w:ascii="Times New Roman" w:hAnsi="Times New Roman" w:cs="Times New Roman"/>
          <w:sz w:val="24"/>
          <w:szCs w:val="24"/>
          <w:rtl w:val="0"/>
          <w:lang w:val="zh-CN" w:eastAsia="zh-CN"/>
        </w:rPr>
        <w:t>5120</w:t>
      </w:r>
      <w:r>
        <w:rPr>
          <w:rFonts w:hint="eastAsia" w:ascii="Times New Roman" w:hAnsi="Times New Roman" w:cs="Times New Roman"/>
          <w:sz w:val="24"/>
          <w:szCs w:val="24"/>
          <w:rtl w:val="0"/>
          <w:lang w:val="zh-CN" w:eastAsia="zh-CN"/>
        </w:rPr>
        <w:t>，结果保存到</w:t>
      </w:r>
      <w:r>
        <w:rPr>
          <w:rFonts w:hint="default" w:ascii="Times New Roman" w:hAnsi="Times New Roman" w:cs="Times New Roman"/>
          <w:sz w:val="24"/>
          <w:szCs w:val="24"/>
          <w:rtl w:val="0"/>
          <w:lang w:val="en-US" w:eastAsia="zh-CN"/>
        </w:rPr>
        <w:t>output_stream_input</w:t>
      </w:r>
      <w:r>
        <w:rPr>
          <w:rFonts w:hint="eastAsia" w:ascii="Times New Roman" w:hAnsi="Times New Roman" w:cs="Times New Roman"/>
          <w:sz w:val="24"/>
          <w:szCs w:val="24"/>
          <w:rtl w:val="0"/>
          <w:lang w:val="zh-CN" w:eastAsia="zh-CN"/>
        </w:rPr>
        <w:t>中，由于拼接模块的输出，一次仅能输出一个结果所以深度为</w:t>
      </w:r>
      <w:r>
        <w:rPr>
          <w:rFonts w:hint="default" w:ascii="Times New Roman" w:hAnsi="Times New Roman" w:cs="Times New Roman"/>
          <w:sz w:val="24"/>
          <w:szCs w:val="24"/>
          <w:rtl w:val="0"/>
          <w:lang w:val="zh-CN" w:eastAsia="zh-CN"/>
        </w:rPr>
        <w:t>2</w:t>
      </w:r>
      <w:r>
        <w:rPr>
          <w:rFonts w:hint="eastAsia" w:ascii="Times New Roman" w:hAnsi="Times New Roman" w:cs="Times New Roman"/>
          <w:sz w:val="24"/>
          <w:szCs w:val="24"/>
          <w:rtl w:val="0"/>
          <w:lang w:val="zh-CN" w:eastAsia="zh-CN"/>
        </w:rPr>
        <w:t>不会影响数据传输延时，数据的输出端口连接输出层的输入接口，可以进入到输出层中进行计算。</w:t>
      </w:r>
    </w:p>
    <w:p>
      <w:pPr>
        <w:spacing w:line="460" w:lineRule="exact"/>
        <w:ind w:firstLine="420"/>
        <w:rPr>
          <w:rFonts w:hint="default" w:ascii="Times New Roman" w:hAnsi="Times New Roman" w:cs="Times New Roman"/>
          <w:sz w:val="24"/>
          <w:szCs w:val="24"/>
          <w:rtl w:val="0"/>
          <w:lang w:val="en-US" w:eastAsia="zh-CN"/>
        </w:rPr>
      </w:pPr>
      <w:r>
        <w:rPr>
          <w:rFonts w:hint="eastAsia" w:ascii="Times New Roman" w:hAnsi="Times New Roman" w:cs="Times New Roman"/>
          <w:sz w:val="24"/>
          <w:szCs w:val="24"/>
          <w:rtl w:val="0"/>
          <w:lang w:val="zh-CN" w:eastAsia="zh-CN"/>
        </w:rPr>
        <w:t>同样，由于</w:t>
      </w:r>
      <w:r>
        <w:rPr>
          <w:rFonts w:hint="eastAsia" w:cs="Times New Roman"/>
          <w:sz w:val="24"/>
          <w:szCs w:val="24"/>
          <w:rtl w:val="0"/>
          <w:lang w:val="zh-CN" w:eastAsia="zh-CN"/>
        </w:rPr>
        <w:t>本次大作业</w:t>
      </w:r>
      <w:r>
        <w:rPr>
          <w:rFonts w:hint="eastAsia" w:ascii="Times New Roman" w:hAnsi="Times New Roman" w:cs="Times New Roman"/>
          <w:sz w:val="24"/>
          <w:szCs w:val="24"/>
          <w:rtl w:val="0"/>
          <w:lang w:val="zh-CN" w:eastAsia="zh-CN"/>
        </w:rPr>
        <w:t>的模型输出和</w:t>
      </w:r>
      <w:r>
        <w:rPr>
          <w:rFonts w:hint="default" w:ascii="Times New Roman" w:hAnsi="Times New Roman" w:cs="Times New Roman"/>
          <w:sz w:val="24"/>
          <w:szCs w:val="24"/>
          <w:rtl w:val="0"/>
          <w:lang w:val="zh-CN" w:eastAsia="zh-CN"/>
        </w:rPr>
        <w:t>h</w:t>
      </w:r>
      <w:r>
        <w:rPr>
          <w:rFonts w:hint="eastAsia" w:ascii="Times New Roman" w:hAnsi="Times New Roman" w:cs="Times New Roman"/>
          <w:sz w:val="24"/>
          <w:szCs w:val="24"/>
          <w:rtl w:val="0"/>
          <w:lang w:val="zh-CN" w:eastAsia="zh-CN"/>
        </w:rPr>
        <w:t>状态一样，所以</w:t>
      </w:r>
      <w:r>
        <w:rPr>
          <w:rFonts w:hint="default" w:ascii="Times New Roman" w:hAnsi="Times New Roman" w:cs="Times New Roman"/>
          <w:sz w:val="24"/>
          <w:szCs w:val="24"/>
          <w:rtl w:val="0"/>
          <w:lang w:val="zh-CN" w:eastAsia="zh-CN"/>
        </w:rPr>
        <w:t>h</w:t>
      </w:r>
      <w:r>
        <w:rPr>
          <w:rFonts w:hint="eastAsia" w:ascii="Times New Roman" w:hAnsi="Times New Roman" w:cs="Times New Roman"/>
          <w:sz w:val="24"/>
          <w:szCs w:val="24"/>
          <w:rtl w:val="0"/>
          <w:lang w:val="zh-CN" w:eastAsia="zh-CN"/>
        </w:rPr>
        <w:t>状态不仅要传输到输出层区进行计算，还要循环到下一个不长中作为输入，循环输入通过</w:t>
      </w:r>
      <w:r>
        <w:rPr>
          <w:rFonts w:hint="default" w:ascii="Times New Roman" w:hAnsi="Times New Roman" w:cs="Times New Roman"/>
          <w:sz w:val="24"/>
          <w:szCs w:val="24"/>
          <w:rtl w:val="0"/>
          <w:lang w:val="zh-CN" w:eastAsia="zh-CN"/>
        </w:rPr>
        <w:t>recurrent</w:t>
      </w:r>
      <w:r>
        <w:rPr>
          <w:rFonts w:hint="default" w:ascii="Times New Roman" w:hAnsi="Times New Roman" w:cs="Times New Roman"/>
          <w:sz w:val="24"/>
          <w:szCs w:val="24"/>
          <w:rtl w:val="0"/>
          <w:lang w:val="en-US" w:eastAsia="zh-CN"/>
        </w:rPr>
        <w:t xml:space="preserve">_stream </w:t>
      </w:r>
      <w:r>
        <w:rPr>
          <w:rFonts w:hint="eastAsia" w:cs="Times New Roman"/>
          <w:sz w:val="24"/>
          <w:szCs w:val="24"/>
          <w:rtl w:val="0"/>
          <w:lang w:val="en-US" w:eastAsia="zh-CN"/>
        </w:rPr>
        <w:t>FIFO</w:t>
      </w:r>
      <w:r>
        <w:rPr>
          <w:rFonts w:hint="eastAsia" w:ascii="Times New Roman" w:hAnsi="Times New Roman" w:cs="Times New Roman"/>
          <w:sz w:val="24"/>
          <w:szCs w:val="24"/>
          <w:rtl w:val="0"/>
          <w:lang w:val="en-US" w:eastAsia="zh-CN"/>
        </w:rPr>
        <w:t>来实现</w:t>
      </w:r>
      <w:r>
        <w:rPr>
          <w:rFonts w:hint="eastAsia" w:cs="Times New Roman"/>
          <w:sz w:val="24"/>
          <w:szCs w:val="24"/>
          <w:rtl w:val="0"/>
          <w:lang w:val="en-US" w:eastAsia="zh-CN"/>
        </w:rPr>
        <w:t>。</w:t>
      </w:r>
    </w:p>
    <w:p>
      <w:pPr>
        <w:pStyle w:val="38"/>
        <w:framePr w:w="0" w:wrap="auto" w:vAnchor="margin" w:hAnchor="text" w:yAlign="inline"/>
        <w:bidi w:val="0"/>
      </w:pPr>
    </w:p>
    <w:p>
      <w:pPr>
        <w:pStyle w:val="38"/>
        <w:framePr w:w="0" w:wrap="auto" w:vAnchor="margin" w:hAnchor="text" w:yAlign="inline"/>
        <w:bidi w:val="0"/>
      </w:pPr>
    </w:p>
    <w:p>
      <w:pPr>
        <w:pStyle w:val="38"/>
        <w:framePr w:w="0" w:wrap="auto" w:vAnchor="margin" w:hAnchor="text" w:yAlign="inline"/>
        <w:bidi w:val="0"/>
      </w:pPr>
    </w:p>
    <w:p>
      <w:pPr>
        <w:pStyle w:val="38"/>
        <w:framePr w:w="0" w:wrap="auto" w:vAnchor="margin" w:hAnchor="text" w:yAlign="inline"/>
        <w:bidi w:val="0"/>
      </w:pPr>
    </w:p>
    <w:p>
      <w:pPr>
        <w:pStyle w:val="5"/>
        <w:bidi w:val="0"/>
        <w:jc w:val="center"/>
      </w:pPr>
      <w:r>
        <w:rPr>
          <w:i/>
          <w:iCs/>
        </w:rPr>
        <w:drawing>
          <wp:inline distT="152400" distB="152400" distL="152400" distR="152400">
            <wp:extent cx="4679315" cy="2014855"/>
            <wp:effectExtent l="0" t="0" r="14605" b="12065"/>
            <wp:docPr id="107374183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officeArt object"/>
                    <pic:cNvPicPr>
                      <a:picLocks noChangeAspect="1"/>
                    </pic:cNvPicPr>
                  </pic:nvPicPr>
                  <pic:blipFill>
                    <a:blip r:embed="rId87"/>
                    <a:stretch>
                      <a:fillRect/>
                    </a:stretch>
                  </pic:blipFill>
                  <pic:spPr>
                    <a:xfrm>
                      <a:off x="0" y="0"/>
                      <a:ext cx="4679315" cy="2014855"/>
                    </a:xfrm>
                    <a:prstGeom prst="rect">
                      <a:avLst/>
                    </a:prstGeom>
                    <a:ln w="12700" cap="flat">
                      <a:noFill/>
                      <a:miter lim="400000"/>
                      <a:headEnd/>
                      <a:tailEnd/>
                    </a:ln>
                    <a:effectLst/>
                  </pic:spPr>
                </pic:pic>
              </a:graphicData>
            </a:graphic>
          </wp:inline>
        </w:drawing>
      </w:r>
    </w:p>
    <w:p>
      <w:pPr>
        <w:pStyle w:val="5"/>
        <w:bidi w:val="0"/>
      </w:pPr>
      <w:r>
        <w:rPr>
          <w:rFonts w:hint="eastAsia"/>
          <w:rtl w:val="0"/>
          <w:lang w:val="en-US" w:eastAsia="zh-CN"/>
        </w:rPr>
        <w:t>2.</w:t>
      </w:r>
      <w:r>
        <w:rPr>
          <w:rFonts w:hint="eastAsia"/>
          <w:rtl w:val="0"/>
          <w:lang w:val="zh-CN" w:eastAsia="zh-CN"/>
        </w:rPr>
        <w:t>权重参数存储模块的实现（ROM）</w:t>
      </w:r>
    </w:p>
    <w:p>
      <w:pPr>
        <w:spacing w:line="460" w:lineRule="exact"/>
        <w:ind w:firstLine="420"/>
        <w:rPr>
          <w:rFonts w:hint="default" w:ascii="Times New Roman" w:hAnsi="Times New Roman" w:cs="Times New Roman"/>
          <w:sz w:val="24"/>
          <w:szCs w:val="24"/>
          <w:rtl w:val="0"/>
          <w:lang w:val="en-US" w:eastAsia="zh-CN"/>
        </w:rPr>
      </w:pPr>
      <w:r>
        <w:rPr>
          <w:rFonts w:hint="eastAsia" w:ascii="Times New Roman" w:hAnsi="Times New Roman" w:cs="Times New Roman"/>
          <w:sz w:val="24"/>
          <w:szCs w:val="24"/>
          <w:rtl w:val="0"/>
          <w:lang w:val="en-US" w:eastAsia="zh-CN"/>
        </w:rPr>
        <w:t>权重存储模块由两块</w:t>
      </w:r>
      <w:r>
        <w:rPr>
          <w:rFonts w:hint="eastAsia" w:cs="Times New Roman"/>
          <w:sz w:val="24"/>
          <w:szCs w:val="24"/>
          <w:rtl w:val="0"/>
          <w:lang w:val="en-US" w:eastAsia="zh-CN"/>
        </w:rPr>
        <w:t>ROM</w:t>
      </w:r>
      <w:r>
        <w:rPr>
          <w:rFonts w:hint="eastAsia" w:ascii="Times New Roman" w:hAnsi="Times New Roman" w:cs="Times New Roman"/>
          <w:sz w:val="24"/>
          <w:szCs w:val="24"/>
          <w:rtl w:val="0"/>
          <w:lang w:val="en-US" w:eastAsia="zh-CN"/>
        </w:rPr>
        <w:t>实现，同时支持双端口以满足高性能的</w:t>
      </w:r>
      <w:r>
        <w:rPr>
          <w:rFonts w:hint="default" w:ascii="Times New Roman" w:hAnsi="Times New Roman" w:cs="Times New Roman"/>
          <w:sz w:val="24"/>
          <w:szCs w:val="24"/>
          <w:rtl w:val="0"/>
          <w:lang w:val="en-US" w:eastAsia="zh-CN"/>
        </w:rPr>
        <w:t>pipeline</w:t>
      </w:r>
      <w:r>
        <w:rPr>
          <w:rFonts w:hint="eastAsia" w:ascii="Times New Roman" w:hAnsi="Times New Roman" w:cs="Times New Roman"/>
          <w:sz w:val="24"/>
          <w:szCs w:val="24"/>
          <w:rtl w:val="0"/>
          <w:lang w:val="en-US" w:eastAsia="zh-CN"/>
        </w:rPr>
        <w:t>优化要求，每一个参数矩阵都被存储在一个</w:t>
      </w:r>
      <w:r>
        <w:rPr>
          <w:rFonts w:hint="eastAsia" w:cs="Times New Roman"/>
          <w:sz w:val="24"/>
          <w:szCs w:val="24"/>
          <w:rtl w:val="0"/>
          <w:lang w:val="en-US" w:eastAsia="zh-CN"/>
        </w:rPr>
        <w:t>ROM</w:t>
      </w:r>
      <w:r>
        <w:rPr>
          <w:rFonts w:hint="eastAsia" w:ascii="Times New Roman" w:hAnsi="Times New Roman" w:cs="Times New Roman"/>
          <w:sz w:val="24"/>
          <w:szCs w:val="24"/>
          <w:rtl w:val="0"/>
          <w:lang w:val="en-US" w:eastAsia="zh-CN"/>
        </w:rPr>
        <w:t>中。每个门有两个维度不同的参数矩阵，分别对应输入</w:t>
      </w:r>
      <w:r>
        <w:rPr>
          <w:rFonts w:hint="default" w:ascii="Times New Roman" w:hAnsi="Times New Roman" w:cs="Times New Roman"/>
          <w:sz w:val="24"/>
          <w:szCs w:val="24"/>
          <w:rtl w:val="0"/>
          <w:lang w:val="en-US" w:eastAsia="zh-CN"/>
        </w:rPr>
        <w:t>(i)</w:t>
      </w:r>
      <w:r>
        <w:rPr>
          <w:rFonts w:hint="eastAsia" w:ascii="Times New Roman" w:hAnsi="Times New Roman" w:cs="Times New Roman"/>
          <w:sz w:val="24"/>
          <w:szCs w:val="24"/>
          <w:rtl w:val="0"/>
          <w:lang w:val="en-US" w:eastAsia="zh-CN"/>
        </w:rPr>
        <w:t>和隐藏状态</w:t>
      </w:r>
      <w:r>
        <w:rPr>
          <w:rFonts w:hint="default" w:ascii="Times New Roman" w:hAnsi="Times New Roman" w:cs="Times New Roman"/>
          <w:sz w:val="24"/>
          <w:szCs w:val="24"/>
          <w:rtl w:val="0"/>
          <w:lang w:val="en-US" w:eastAsia="zh-CN"/>
        </w:rPr>
        <w:t>(h)</w:t>
      </w:r>
      <w:r>
        <w:rPr>
          <w:rFonts w:hint="eastAsia" w:ascii="Times New Roman" w:hAnsi="Times New Roman" w:cs="Times New Roman"/>
          <w:sz w:val="24"/>
          <w:szCs w:val="24"/>
          <w:rtl w:val="0"/>
          <w:lang w:val="en-US" w:eastAsia="zh-CN"/>
        </w:rPr>
        <w:t>，以输入门为例，两个例子化的</w:t>
      </w:r>
      <w:r>
        <w:rPr>
          <w:rFonts w:hint="eastAsia" w:cs="Times New Roman"/>
          <w:sz w:val="24"/>
          <w:szCs w:val="24"/>
          <w:rtl w:val="0"/>
          <w:lang w:val="en-US" w:eastAsia="zh-CN"/>
        </w:rPr>
        <w:t>ROM</w:t>
      </w:r>
      <w:r>
        <w:rPr>
          <w:rFonts w:hint="eastAsia" w:ascii="Times New Roman" w:hAnsi="Times New Roman" w:cs="Times New Roman"/>
          <w:sz w:val="24"/>
          <w:szCs w:val="24"/>
          <w:rtl w:val="0"/>
          <w:lang w:val="en-US" w:eastAsia="zh-CN"/>
        </w:rPr>
        <w:t>为</w:t>
      </w:r>
      <w:r>
        <w:rPr>
          <w:rFonts w:hint="default" w:ascii="Times New Roman" w:hAnsi="Times New Roman" w:cs="Times New Roman"/>
          <w:sz w:val="24"/>
          <w:szCs w:val="24"/>
          <w:rtl w:val="0"/>
          <w:lang w:val="en-US" w:eastAsia="zh-CN"/>
        </w:rPr>
        <w:t>i矩阵的位宽为</w:t>
      </w:r>
      <w:r>
        <w:rPr>
          <w:rFonts w:hint="eastAsia" w:ascii="Times New Roman" w:hAnsi="Times New Roman" w:cs="Times New Roman"/>
          <w:sz w:val="24"/>
          <w:szCs w:val="24"/>
          <w:rtl w:val="0"/>
          <w:lang w:val="en-US" w:eastAsia="zh-CN"/>
        </w:rPr>
        <w:t>：</w:t>
      </w:r>
      <w:r>
        <w:rPr>
          <w:rFonts w:hint="default" w:ascii="Times New Roman" w:hAnsi="Times New Roman" w:cs="Times New Roman"/>
          <w:sz w:val="24"/>
          <w:szCs w:val="24"/>
          <w:rtl w:val="0"/>
          <w:lang w:val="zh-CN" w:eastAsia="zh-CN"/>
        </w:rPr>
        <w:t>100</w:t>
      </w:r>
      <w:r>
        <w:rPr>
          <w:rFonts w:hint="default" w:ascii="Times New Roman" w:hAnsi="Times New Roman" w:cs="Times New Roman"/>
          <w:sz w:val="24"/>
          <w:szCs w:val="24"/>
          <w:rtl w:val="0"/>
          <w:lang w:val="en-US" w:eastAsia="zh-CN"/>
        </w:rPr>
        <w:t>(PE*SIMD_INPUT*WIDTH)</w:t>
      </w:r>
    </w:p>
    <w:p>
      <w:pPr>
        <w:spacing w:line="460" w:lineRule="exact"/>
        <w:ind w:firstLine="420"/>
        <w:rPr>
          <w:rFonts w:hint="eastAsia" w:ascii="Times New Roman" w:hAnsi="Times New Roman" w:cs="Times New Roman"/>
          <w:sz w:val="24"/>
          <w:szCs w:val="24"/>
          <w:rtl w:val="0"/>
          <w:lang w:val="zh-CN" w:eastAsia="zh-CN"/>
        </w:rPr>
      </w:pPr>
      <w:r>
        <w:rPr>
          <w:rFonts w:hint="default" w:ascii="Times New Roman" w:hAnsi="Times New Roman" w:cs="Times New Roman"/>
          <w:sz w:val="24"/>
          <w:szCs w:val="24"/>
          <w:rtl w:val="0"/>
          <w:lang w:val="en-US" w:eastAsia="zh-CN"/>
        </w:rPr>
        <w:t xml:space="preserve"> </w:t>
      </w:r>
      <w:r>
        <w:rPr>
          <w:rFonts w:hint="default" w:ascii="Times New Roman" w:hAnsi="Times New Roman" w:cs="Times New Roman"/>
          <w:sz w:val="24"/>
          <w:szCs w:val="24"/>
          <w:rtl w:val="0"/>
          <w:lang w:val="zh-CN" w:eastAsia="zh-CN"/>
        </w:rPr>
        <w:t>h矩阵的位宽为</w:t>
      </w:r>
      <w:r>
        <w:rPr>
          <w:rFonts w:hint="eastAsia" w:ascii="Times New Roman" w:hAnsi="Times New Roman" w:cs="Times New Roman"/>
          <w:sz w:val="24"/>
          <w:szCs w:val="24"/>
          <w:rtl w:val="0"/>
          <w:lang w:val="zh-CN" w:eastAsia="zh-CN"/>
        </w:rPr>
        <w:t>：</w:t>
      </w:r>
    </w:p>
    <w:p>
      <w:pPr>
        <w:spacing w:line="460" w:lineRule="exact"/>
        <w:ind w:firstLine="420"/>
        <w:rPr>
          <w:rFonts w:hint="default" w:ascii="Times New Roman" w:hAnsi="Times New Roman" w:cs="Times New Roman"/>
          <w:sz w:val="24"/>
          <w:szCs w:val="24"/>
          <w:rtl w:val="0"/>
          <w:lang w:val="zh-CN" w:eastAsia="zh-CN"/>
        </w:rPr>
      </w:pPr>
      <w:r>
        <w:rPr>
          <w:rFonts w:hint="default" w:ascii="Times New Roman" w:hAnsi="Times New Roman" w:cs="Times New Roman"/>
          <w:sz w:val="24"/>
          <w:szCs w:val="24"/>
          <w:rtl w:val="0"/>
          <w:lang w:val="zh-CN" w:eastAsia="zh-CN"/>
        </w:rPr>
        <w:t>100</w:t>
      </w:r>
      <w:r>
        <w:rPr>
          <w:rFonts w:hint="default" w:ascii="Times New Roman" w:hAnsi="Times New Roman" w:cs="Times New Roman"/>
          <w:sz w:val="24"/>
          <w:szCs w:val="24"/>
          <w:rtl w:val="0"/>
          <w:lang w:val="en-US" w:eastAsia="zh-CN"/>
        </w:rPr>
        <w:t>(PE*SIMD_RECURRENT*WIDTH)</w:t>
      </w:r>
    </w:p>
    <w:p>
      <w:pPr>
        <w:spacing w:line="460" w:lineRule="exact"/>
        <w:ind w:firstLine="420"/>
        <w:rPr>
          <w:rFonts w:hint="eastAsia" w:ascii="Times New Roman" w:hAnsi="Times New Roman" w:cs="Times New Roman"/>
          <w:sz w:val="24"/>
          <w:szCs w:val="24"/>
          <w:rtl w:val="0"/>
          <w:lang w:val="en-US" w:eastAsia="zh-CN"/>
        </w:rPr>
      </w:pPr>
    </w:p>
    <w:p>
      <w:pPr>
        <w:bidi w:val="0"/>
        <w:rPr>
          <w:rFonts w:hint="default"/>
          <w:lang w:val="en-US" w:eastAsia="zh-CN"/>
        </w:rPr>
      </w:pPr>
      <w:r>
        <w:drawing>
          <wp:inline distT="152400" distB="152400" distL="152400" distR="152400">
            <wp:extent cx="2599055" cy="2681605"/>
            <wp:effectExtent l="0" t="0" r="6985" b="635"/>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officeArt object"/>
                    <pic:cNvPicPr>
                      <a:picLocks noChangeAspect="1"/>
                    </pic:cNvPicPr>
                  </pic:nvPicPr>
                  <pic:blipFill>
                    <a:blip r:embed="rId88"/>
                    <a:stretch>
                      <a:fillRect/>
                    </a:stretch>
                  </pic:blipFill>
                  <pic:spPr>
                    <a:xfrm>
                      <a:off x="0" y="0"/>
                      <a:ext cx="2599055" cy="2681605"/>
                    </a:xfrm>
                    <a:prstGeom prst="rect">
                      <a:avLst/>
                    </a:prstGeom>
                    <a:ln w="12700" cap="flat">
                      <a:noFill/>
                      <a:miter lim="400000"/>
                      <a:headEnd/>
                      <a:tailEnd/>
                    </a:ln>
                    <a:effectLst/>
                  </pic:spPr>
                </pic:pic>
              </a:graphicData>
            </a:graphic>
          </wp:inline>
        </w:drawing>
      </w:r>
      <w:r>
        <w:drawing>
          <wp:inline distT="152400" distB="152400" distL="152400" distR="152400">
            <wp:extent cx="2493645" cy="2658110"/>
            <wp:effectExtent l="0" t="0" r="5715" b="8890"/>
            <wp:docPr id="107374183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5" name="officeArt object"/>
                    <pic:cNvPicPr>
                      <a:picLocks noChangeAspect="1"/>
                    </pic:cNvPicPr>
                  </pic:nvPicPr>
                  <pic:blipFill>
                    <a:blip r:embed="rId89"/>
                    <a:stretch>
                      <a:fillRect/>
                    </a:stretch>
                  </pic:blipFill>
                  <pic:spPr>
                    <a:xfrm>
                      <a:off x="0" y="0"/>
                      <a:ext cx="2493645" cy="2658110"/>
                    </a:xfrm>
                    <a:prstGeom prst="rect">
                      <a:avLst/>
                    </a:prstGeom>
                    <a:ln w="12700" cap="flat">
                      <a:noFill/>
                      <a:miter lim="400000"/>
                      <a:headEnd/>
                      <a:tailEnd/>
                    </a:ln>
                    <a:effectLst/>
                  </pic:spPr>
                </pic:pic>
              </a:graphicData>
            </a:graphic>
          </wp:inline>
        </w:drawing>
      </w:r>
    </w:p>
    <w:p>
      <w:pPr>
        <w:rPr>
          <w:rFonts w:hint="default"/>
          <w:lang w:val="en-US" w:eastAsia="zh-CN"/>
        </w:rPr>
      </w:pPr>
    </w:p>
    <w:p>
      <w:pPr>
        <w:rPr>
          <w:rFonts w:hint="default"/>
          <w:lang w:val="en-US" w:eastAsia="zh-CN"/>
        </w:rPr>
      </w:pPr>
    </w:p>
    <w:p>
      <w:pPr>
        <w:pStyle w:val="5"/>
        <w:bidi w:val="0"/>
        <w:rPr>
          <w:rFonts w:hint="default"/>
          <w:rtl w:val="0"/>
        </w:rPr>
      </w:pPr>
      <w:r>
        <w:rPr>
          <w:rFonts w:hint="eastAsia"/>
          <w:rtl w:val="0"/>
          <w:lang w:val="en-US" w:eastAsia="zh-CN"/>
        </w:rPr>
        <w:t>3.</w:t>
      </w:r>
      <w:r>
        <w:rPr>
          <w:rFonts w:hint="eastAsia"/>
          <w:rtl w:val="0"/>
          <w:lang w:val="zh-CN" w:eastAsia="zh-CN"/>
        </w:rPr>
        <w:t>激活函数查找表（ROM）</w:t>
      </w:r>
    </w:p>
    <w:p>
      <w:pPr>
        <w:pStyle w:val="38"/>
        <w:framePr w:w="0" w:wrap="auto" w:vAnchor="margin" w:hAnchor="text" w:yAlign="inline"/>
        <w:bidi w:val="0"/>
        <w:ind w:firstLine="420" w:firstLineChars="0"/>
        <w:rPr>
          <w:rFonts w:hint="eastAsia" w:ascii="Arial Unicode MS" w:hAnsi="Arial Unicode MS" w:eastAsia="Arial Unicode MS" w:cs="Arial Unicode MS"/>
          <w:b w:val="0"/>
          <w:bCs w:val="0"/>
          <w:i w:val="0"/>
          <w:iCs w:val="0"/>
          <w:sz w:val="24"/>
          <w:szCs w:val="24"/>
          <w:rtl w:val="0"/>
        </w:rPr>
      </w:pPr>
      <w:r>
        <w:rPr>
          <w:rFonts w:hint="eastAsia" w:ascii="Times New Roman" w:hAnsi="Times New Roman" w:eastAsia="宋体" w:cs="Times New Roman"/>
          <w:color w:val="auto"/>
          <w:spacing w:val="0"/>
          <w:w w:val="100"/>
          <w:kern w:val="2"/>
          <w:position w:val="0"/>
          <w:sz w:val="24"/>
          <w:szCs w:val="24"/>
          <w:u w:val="none"/>
          <w:shd w:val="clear"/>
          <w:vertAlign w:val="baseline"/>
          <w:rtl w:val="0"/>
          <w:lang w:val="zh-CN" w:eastAsia="zh-CN" w:bidi="ar-SA"/>
        </w:rPr>
        <w:t>激活函数查找表的值也被放入ROM中，下图为lut查找表的实现：</w:t>
      </w:r>
      <w:r>
        <w:rPr>
          <w:sz w:val="24"/>
          <w:szCs w:val="24"/>
        </w:rPr>
        <w:drawing>
          <wp:inline distT="152400" distB="152400" distL="152400" distR="152400">
            <wp:extent cx="5444490" cy="2068830"/>
            <wp:effectExtent l="0" t="0" r="11430" b="3810"/>
            <wp:docPr id="107374183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8" name="officeArt object"/>
                    <pic:cNvPicPr>
                      <a:picLocks noChangeAspect="1"/>
                    </pic:cNvPicPr>
                  </pic:nvPicPr>
                  <pic:blipFill>
                    <a:blip r:embed="rId90"/>
                    <a:stretch>
                      <a:fillRect/>
                    </a:stretch>
                  </pic:blipFill>
                  <pic:spPr>
                    <a:xfrm>
                      <a:off x="0" y="0"/>
                      <a:ext cx="5444490" cy="2068830"/>
                    </a:xfrm>
                    <a:prstGeom prst="rect">
                      <a:avLst/>
                    </a:prstGeom>
                    <a:ln w="12700" cap="flat">
                      <a:noFill/>
                      <a:miter lim="400000"/>
                      <a:headEnd/>
                      <a:tailEnd/>
                    </a:ln>
                    <a:effectLst/>
                  </pic:spPr>
                </pic:pic>
              </a:graphicData>
            </a:graphic>
          </wp:inline>
        </w:drawing>
      </w:r>
    </w:p>
    <w:p>
      <w:pPr>
        <w:pStyle w:val="38"/>
        <w:framePr w:w="0" w:wrap="auto" w:vAnchor="margin" w:hAnchor="text" w:yAlign="inline"/>
        <w:bidi w:val="0"/>
        <w:rPr>
          <w:rFonts w:hint="eastAsia" w:ascii="Arial Unicode MS" w:hAnsi="Arial Unicode MS" w:eastAsia="Arial Unicode MS" w:cs="Arial Unicode MS"/>
          <w:b w:val="0"/>
          <w:bCs w:val="0"/>
          <w:i w:val="0"/>
          <w:iCs w:val="0"/>
          <w:sz w:val="24"/>
          <w:szCs w:val="24"/>
          <w:rtl w:val="0"/>
        </w:rPr>
      </w:pPr>
    </w:p>
    <w:p>
      <w:pPr>
        <w:pStyle w:val="38"/>
        <w:framePr w:w="0" w:wrap="auto" w:vAnchor="margin" w:hAnchor="text" w:yAlign="inline"/>
        <w:bidi w:val="0"/>
        <w:rPr>
          <w:rFonts w:hint="eastAsia" w:ascii="Arial Unicode MS" w:hAnsi="Arial Unicode MS" w:eastAsia="Arial Unicode MS" w:cs="Arial Unicode MS"/>
          <w:b w:val="0"/>
          <w:bCs w:val="0"/>
          <w:i w:val="0"/>
          <w:iCs w:val="0"/>
          <w:sz w:val="24"/>
          <w:szCs w:val="24"/>
          <w:rtl w:val="0"/>
        </w:rPr>
      </w:pPr>
    </w:p>
    <w:p>
      <w:pPr>
        <w:pStyle w:val="5"/>
        <w:bidi w:val="0"/>
        <w:rPr>
          <w:rFonts w:hint="eastAsia" w:ascii="Arial Unicode MS" w:hAnsi="Arial Unicode MS" w:eastAsia="Arial Unicode MS" w:cs="Arial Unicode MS"/>
          <w:b w:val="0"/>
          <w:bCs w:val="0"/>
          <w:i w:val="0"/>
          <w:iCs w:val="0"/>
          <w:sz w:val="24"/>
          <w:szCs w:val="24"/>
          <w:rtl w:val="0"/>
        </w:rPr>
      </w:pPr>
      <w:r>
        <w:rPr>
          <w:rFonts w:hint="default"/>
          <w:rtl w:val="0"/>
          <w:lang w:val="en-US" w:eastAsia="zh-CN"/>
        </w:rPr>
        <w:t>4.</w:t>
      </w:r>
      <w:r>
        <w:rPr>
          <w:rFonts w:hint="default"/>
          <w:rtl w:val="0"/>
        </w:rPr>
        <w:t>c</w:t>
      </w:r>
      <w:r>
        <w:rPr>
          <w:rFonts w:hint="default"/>
          <w:rtl w:val="0"/>
          <w:lang w:val="zh-CN" w:eastAsia="zh-CN"/>
        </w:rPr>
        <w:t>状态的存储（</w:t>
      </w:r>
      <w:r>
        <w:rPr>
          <w:rFonts w:hint="eastAsia"/>
          <w:rtl w:val="0"/>
          <w:lang w:val="zh-CN" w:eastAsia="zh-CN"/>
        </w:rPr>
        <w:t>RAM</w:t>
      </w:r>
      <w:r>
        <w:rPr>
          <w:rFonts w:hint="default"/>
          <w:rtl w:val="0"/>
          <w:lang w:val="zh-CN" w:eastAsia="zh-CN"/>
        </w:rPr>
        <w:t>）</w:t>
      </w:r>
    </w:p>
    <w:p>
      <w:pPr>
        <w:pStyle w:val="5"/>
        <w:numPr>
          <w:ilvl w:val="0"/>
          <w:numId w:val="0"/>
        </w:numPr>
        <w:bidi w:val="0"/>
        <w:ind w:leftChars="0"/>
        <w:jc w:val="center"/>
        <w:rPr>
          <w:sz w:val="24"/>
          <w:szCs w:val="24"/>
        </w:rPr>
      </w:pPr>
      <w:r>
        <w:rPr>
          <w:sz w:val="24"/>
          <w:szCs w:val="24"/>
        </w:rPr>
        <w:drawing>
          <wp:inline distT="152400" distB="152400" distL="152400" distR="152400">
            <wp:extent cx="4749165" cy="1151890"/>
            <wp:effectExtent l="0" t="0" r="5715" b="6350"/>
            <wp:docPr id="107374184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0" name="officeArt object"/>
                    <pic:cNvPicPr>
                      <a:picLocks noChangeAspect="1"/>
                    </pic:cNvPicPr>
                  </pic:nvPicPr>
                  <pic:blipFill>
                    <a:blip r:embed="rId91"/>
                    <a:stretch>
                      <a:fillRect/>
                    </a:stretch>
                  </pic:blipFill>
                  <pic:spPr>
                    <a:xfrm>
                      <a:off x="0" y="0"/>
                      <a:ext cx="4749165" cy="1151890"/>
                    </a:xfrm>
                    <a:prstGeom prst="rect">
                      <a:avLst/>
                    </a:prstGeom>
                    <a:ln w="12700" cap="flat">
                      <a:noFill/>
                      <a:miter lim="400000"/>
                      <a:headEnd/>
                      <a:tailEnd/>
                    </a:ln>
                    <a:effectLst/>
                  </pic:spPr>
                </pic:pic>
              </a:graphicData>
            </a:graphic>
          </wp:inline>
        </w:drawing>
      </w:r>
    </w:p>
    <w:p>
      <w:pPr>
        <w:pStyle w:val="5"/>
        <w:numPr>
          <w:ilvl w:val="0"/>
          <w:numId w:val="0"/>
        </w:numPr>
        <w:bidi w:val="0"/>
        <w:ind w:leftChars="0"/>
        <w:rPr>
          <w:rFonts w:hint="eastAsia"/>
          <w:rtl w:val="0"/>
          <w:lang w:val="zh-CN" w:eastAsia="zh-CN"/>
        </w:rPr>
      </w:pPr>
      <w:r>
        <w:rPr>
          <w:rFonts w:hint="eastAsia"/>
          <w:rtl w:val="0"/>
          <w:lang w:val="en-US" w:eastAsia="zh-CN"/>
        </w:rPr>
        <w:t>5.</w:t>
      </w:r>
      <w:r>
        <w:rPr>
          <w:rFonts w:hint="eastAsia"/>
          <w:rtl w:val="0"/>
          <w:lang w:val="zh-CN" w:eastAsia="zh-CN"/>
        </w:rPr>
        <w:t>矩阵计算中间结果（RAM）</w:t>
      </w:r>
    </w:p>
    <w:p>
      <w:pPr>
        <w:spacing w:line="460" w:lineRule="exact"/>
        <w:ind w:firstLine="420"/>
        <w:rPr>
          <w:rFonts w:hint="eastAsia" w:ascii="Times New Roman" w:hAnsi="Times New Roman" w:cs="Times New Roman"/>
          <w:sz w:val="24"/>
          <w:szCs w:val="24"/>
          <w:rtl w:val="0"/>
          <w:lang w:val="en-US" w:eastAsia="zh-CN"/>
        </w:rPr>
      </w:pPr>
      <w:r>
        <w:rPr>
          <w:rFonts w:hint="eastAsia" w:ascii="Times New Roman" w:hAnsi="Times New Roman" w:cs="Times New Roman"/>
          <w:sz w:val="24"/>
          <w:szCs w:val="24"/>
          <w:rtl w:val="0"/>
          <w:lang w:val="zh-CN" w:eastAsia="zh-CN"/>
        </w:rPr>
        <w:t>进过矩阵计算后的结果需要进行</w:t>
      </w:r>
      <w:r>
        <w:rPr>
          <w:rFonts w:hint="eastAsia" w:cs="Times New Roman"/>
          <w:sz w:val="24"/>
          <w:szCs w:val="24"/>
          <w:rtl w:val="0"/>
          <w:lang w:val="zh-CN" w:eastAsia="zh-CN"/>
        </w:rPr>
        <w:t>Normalization</w:t>
      </w:r>
      <w:r>
        <w:rPr>
          <w:rFonts w:hint="eastAsia" w:ascii="Times New Roman" w:hAnsi="Times New Roman" w:cs="Times New Roman"/>
          <w:sz w:val="24"/>
          <w:szCs w:val="24"/>
          <w:rtl w:val="0"/>
          <w:lang w:val="zh-CN" w:eastAsia="zh-CN"/>
        </w:rPr>
        <w:t>，而</w:t>
      </w:r>
      <w:r>
        <w:rPr>
          <w:rFonts w:hint="eastAsia" w:cs="Times New Roman"/>
          <w:sz w:val="24"/>
          <w:szCs w:val="24"/>
          <w:rtl w:val="0"/>
          <w:lang w:val="zh-CN" w:eastAsia="zh-CN"/>
        </w:rPr>
        <w:t>Normalization</w:t>
      </w:r>
      <w:r>
        <w:rPr>
          <w:rFonts w:hint="eastAsia" w:ascii="Times New Roman" w:hAnsi="Times New Roman" w:cs="Times New Roman"/>
          <w:sz w:val="24"/>
          <w:szCs w:val="24"/>
          <w:rtl w:val="0"/>
          <w:lang w:val="zh-CN" w:eastAsia="zh-CN"/>
        </w:rPr>
        <w:t>要求所有值都求出来以后，才可以进行处理，因此，需要将中间结果存储起来，直到所有计算结束后在读取出来计算。同样的每个门有两个矩阵，每个门对应两个</w:t>
      </w:r>
      <w:r>
        <w:rPr>
          <w:rFonts w:hint="eastAsia" w:cs="Times New Roman"/>
          <w:sz w:val="24"/>
          <w:szCs w:val="24"/>
          <w:rtl w:val="0"/>
          <w:lang w:val="zh-CN" w:eastAsia="zh-CN"/>
        </w:rPr>
        <w:t>RAM</w:t>
      </w:r>
      <w:r>
        <w:rPr>
          <w:rFonts w:hint="eastAsia" w:ascii="Times New Roman" w:hAnsi="Times New Roman" w:cs="Times New Roman"/>
          <w:sz w:val="24"/>
          <w:szCs w:val="24"/>
          <w:rtl w:val="0"/>
          <w:lang w:val="zh-CN" w:eastAsia="zh-CN"/>
        </w:rPr>
        <w:t>，共有8个。以其中一</w:t>
      </w:r>
      <w:r>
        <w:rPr>
          <w:rFonts w:hint="eastAsia" w:ascii="Times New Roman" w:hAnsi="Times New Roman" w:cs="Times New Roman"/>
          <w:sz w:val="24"/>
          <w:szCs w:val="24"/>
          <w:rtl w:val="0"/>
          <w:lang w:val="zh-CN" w:eastAsia="zh-CN"/>
        </w:rPr>
        <w:drawing>
          <wp:anchor distT="152400" distB="152400" distL="152400" distR="152400" simplePos="0" relativeHeight="252272640" behindDoc="0" locked="0" layoutInCell="1" allowOverlap="1">
            <wp:simplePos x="0" y="0"/>
            <wp:positionH relativeFrom="margin">
              <wp:posOffset>1802765</wp:posOffset>
            </wp:positionH>
            <wp:positionV relativeFrom="line">
              <wp:posOffset>3579495</wp:posOffset>
            </wp:positionV>
            <wp:extent cx="4955540" cy="2194560"/>
            <wp:effectExtent l="0" t="0" r="12700" b="0"/>
            <wp:wrapSquare wrapText="bothSides"/>
            <wp:docPr id="107374183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9" name="officeArt object"/>
                    <pic:cNvPicPr>
                      <a:picLocks noChangeAspect="1"/>
                    </pic:cNvPicPr>
                  </pic:nvPicPr>
                  <pic:blipFill>
                    <a:blip r:embed="rId92"/>
                    <a:stretch>
                      <a:fillRect/>
                    </a:stretch>
                  </pic:blipFill>
                  <pic:spPr>
                    <a:xfrm>
                      <a:off x="0" y="0"/>
                      <a:ext cx="4955540" cy="2194560"/>
                    </a:xfrm>
                    <a:prstGeom prst="rect">
                      <a:avLst/>
                    </a:prstGeom>
                    <a:ln w="12700" cap="flat">
                      <a:noFill/>
                      <a:miter lim="400000"/>
                      <a:headEnd/>
                      <a:tailEnd/>
                    </a:ln>
                    <a:effectLst/>
                  </pic:spPr>
                </pic:pic>
              </a:graphicData>
            </a:graphic>
          </wp:anchor>
        </w:drawing>
      </w:r>
      <w:r>
        <w:rPr>
          <w:rFonts w:hint="eastAsia" w:ascii="Times New Roman" w:hAnsi="Times New Roman" w:cs="Times New Roman"/>
          <w:sz w:val="24"/>
          <w:szCs w:val="24"/>
          <w:rtl w:val="0"/>
          <w:lang w:val="zh-CN" w:eastAsia="zh-CN"/>
        </w:rPr>
        <w:t>个门为例。</w:t>
      </w:r>
    </w:p>
    <w:p>
      <w:pPr>
        <w:pStyle w:val="5"/>
        <w:bidi w:val="0"/>
        <w:rPr>
          <w:rFonts w:hint="eastAsia"/>
          <w:rtl w:val="0"/>
          <w:lang w:val="en-US" w:eastAsia="zh-CN"/>
        </w:rPr>
      </w:pPr>
      <w:r>
        <w:rPr>
          <w:rFonts w:hint="eastAsia"/>
          <w:rtl w:val="0"/>
          <w:lang w:val="en-US" w:eastAsia="zh-CN"/>
        </w:rPr>
        <w:t>6.Normalization参数</w:t>
      </w:r>
    </w:p>
    <w:p>
      <w:pPr>
        <w:bidi w:val="0"/>
        <w:rPr>
          <w:rFonts w:hint="eastAsia" w:eastAsia="宋体"/>
          <w:sz w:val="24"/>
          <w:szCs w:val="24"/>
          <w:lang w:eastAsia="zh-CN"/>
        </w:rPr>
      </w:pPr>
      <w:r>
        <w:rPr>
          <w:rFonts w:hint="default"/>
          <w:sz w:val="24"/>
          <w:szCs w:val="24"/>
          <w:rtl w:val="0"/>
        </w:rPr>
        <w:t>除此之外，还有</w:t>
      </w:r>
      <w:r>
        <w:rPr>
          <w:rFonts w:hint="eastAsia"/>
          <w:sz w:val="24"/>
          <w:szCs w:val="24"/>
          <w:rtl w:val="0"/>
          <w:lang w:eastAsia="zh-CN"/>
        </w:rPr>
        <w:t>Normalization</w:t>
      </w:r>
      <w:r>
        <w:rPr>
          <w:rFonts w:hint="default"/>
          <w:sz w:val="24"/>
          <w:szCs w:val="24"/>
          <w:rtl w:val="0"/>
        </w:rPr>
        <w:t>的仿射参数，与权重参数不同因为没有对</w:t>
      </w:r>
      <w:r>
        <w:rPr>
          <w:rFonts w:hint="eastAsia"/>
          <w:sz w:val="24"/>
          <w:szCs w:val="24"/>
          <w:rtl w:val="0"/>
          <w:lang w:eastAsia="zh-CN"/>
        </w:rPr>
        <w:t>Normalization</w:t>
      </w:r>
      <w:r>
        <w:rPr>
          <w:rFonts w:hint="default"/>
          <w:sz w:val="24"/>
          <w:szCs w:val="24"/>
          <w:rtl w:val="0"/>
        </w:rPr>
        <w:t>加流水线优化，所以被综合成</w:t>
      </w:r>
      <w:r>
        <w:rPr>
          <w:rFonts w:hint="eastAsia"/>
          <w:sz w:val="24"/>
          <w:szCs w:val="24"/>
          <w:rtl w:val="0"/>
          <w:lang w:val="en-US" w:eastAsia="zh-CN"/>
        </w:rPr>
        <w:t>RAM</w:t>
      </w:r>
      <w:r>
        <w:rPr>
          <w:rFonts w:hint="default"/>
          <w:sz w:val="24"/>
          <w:szCs w:val="24"/>
          <w:rtl w:val="0"/>
          <w:lang w:val="en-US"/>
        </w:rPr>
        <w:t>B18E1</w:t>
      </w:r>
      <w:r>
        <w:rPr>
          <w:rFonts w:hint="default"/>
          <w:sz w:val="24"/>
          <w:szCs w:val="24"/>
          <w:rtl w:val="0"/>
        </w:rPr>
        <w:t>。下图模块对应于放射参数γ</w:t>
      </w:r>
      <w:r>
        <w:rPr>
          <w:rFonts w:hint="eastAsia"/>
          <w:sz w:val="24"/>
          <w:szCs w:val="24"/>
          <w:rtl w:val="0"/>
          <w:lang w:eastAsia="zh-CN"/>
        </w:rPr>
        <w:t>：</w:t>
      </w:r>
    </w:p>
    <w:p>
      <w:pPr>
        <w:rPr>
          <w:rFonts w:hint="default"/>
          <w:lang w:val="en-US" w:eastAsia="zh-CN"/>
        </w:rPr>
      </w:pPr>
    </w:p>
    <w:p>
      <w:pPr>
        <w:jc w:val="center"/>
        <w:rPr>
          <w:rFonts w:hint="default"/>
          <w:lang w:val="en-US" w:eastAsia="zh-CN"/>
        </w:rPr>
      </w:pPr>
      <w:r>
        <w:drawing>
          <wp:inline distT="152400" distB="152400" distL="152400" distR="152400">
            <wp:extent cx="4811395" cy="2682875"/>
            <wp:effectExtent l="0" t="0" r="4445" b="14605"/>
            <wp:docPr id="107374183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6" name="officeArt object"/>
                    <pic:cNvPicPr>
                      <a:picLocks noChangeAspect="1"/>
                    </pic:cNvPicPr>
                  </pic:nvPicPr>
                  <pic:blipFill>
                    <a:blip r:embed="rId93"/>
                    <a:stretch>
                      <a:fillRect/>
                    </a:stretch>
                  </pic:blipFill>
                  <pic:spPr>
                    <a:xfrm>
                      <a:off x="0" y="0"/>
                      <a:ext cx="4811395" cy="2682875"/>
                    </a:xfrm>
                    <a:prstGeom prst="rect">
                      <a:avLst/>
                    </a:prstGeom>
                    <a:ln w="12700" cap="flat">
                      <a:noFill/>
                      <a:miter lim="400000"/>
                      <a:headEnd/>
                      <a:tailEnd/>
                    </a:ln>
                    <a:effectLst/>
                  </pic:spPr>
                </pic:pic>
              </a:graphicData>
            </a:graphic>
          </wp:inline>
        </w:drawing>
      </w:r>
    </w:p>
    <w:p>
      <w:pPr>
        <w:spacing w:line="460" w:lineRule="exact"/>
        <w:ind w:firstLine="420"/>
        <w:rPr>
          <w:rFonts w:hint="eastAsia" w:ascii="Times New Roman" w:hAnsi="Times New Roman" w:cs="Times New Roman"/>
          <w:sz w:val="24"/>
          <w:szCs w:val="24"/>
          <w:rtl w:val="0"/>
          <w:lang w:val="zh-CN" w:eastAsia="zh-CN"/>
        </w:rPr>
      </w:pPr>
      <w:r>
        <w:rPr>
          <w:rFonts w:hint="eastAsia" w:ascii="Times New Roman" w:hAnsi="Times New Roman" w:cs="Times New Roman"/>
          <w:sz w:val="24"/>
          <w:szCs w:val="24"/>
          <w:rtl w:val="0"/>
          <w:lang w:val="zh-CN" w:eastAsia="zh-CN"/>
        </w:rPr>
        <w:t>仿照参数对应不同的门都有两块</w:t>
      </w:r>
      <w:r>
        <w:rPr>
          <w:rFonts w:hint="eastAsia" w:cs="Times New Roman"/>
          <w:sz w:val="24"/>
          <w:szCs w:val="24"/>
          <w:rtl w:val="0"/>
          <w:lang w:val="zh-CN" w:eastAsia="zh-CN"/>
        </w:rPr>
        <w:t>ROM</w:t>
      </w:r>
      <w:r>
        <w:rPr>
          <w:rFonts w:hint="eastAsia" w:ascii="Times New Roman" w:hAnsi="Times New Roman" w:cs="Times New Roman"/>
          <w:sz w:val="24"/>
          <w:szCs w:val="24"/>
          <w:rtl w:val="0"/>
          <w:lang w:val="zh-CN" w:eastAsia="zh-CN"/>
        </w:rPr>
        <w:t>（</w:t>
      </w:r>
      <w:r>
        <w:rPr>
          <w:rFonts w:hint="default" w:ascii="Times New Roman" w:hAnsi="Times New Roman" w:cs="Times New Roman"/>
          <w:sz w:val="24"/>
          <w:szCs w:val="24"/>
          <w:rtl w:val="0"/>
          <w:lang w:val="zh-CN" w:eastAsia="zh-CN"/>
        </w:rPr>
        <w:t>γ</w:t>
      </w:r>
      <w:r>
        <w:rPr>
          <w:rFonts w:hint="eastAsia" w:ascii="Times New Roman" w:hAnsi="Times New Roman" w:cs="Times New Roman"/>
          <w:sz w:val="24"/>
          <w:szCs w:val="24"/>
          <w:rtl w:val="0"/>
          <w:lang w:val="zh-CN" w:eastAsia="zh-CN"/>
        </w:rPr>
        <w:t>和</w:t>
      </w:r>
      <w:r>
        <w:rPr>
          <w:rFonts w:hint="default" w:ascii="Times New Roman" w:hAnsi="Times New Roman" w:cs="Times New Roman"/>
          <w:sz w:val="24"/>
          <w:szCs w:val="24"/>
          <w:rtl w:val="0"/>
          <w:lang w:val="zh-CN" w:eastAsia="zh-CN"/>
        </w:rPr>
        <w:t>β</w:t>
      </w:r>
      <w:r>
        <w:rPr>
          <w:rFonts w:hint="eastAsia" w:ascii="Times New Roman" w:hAnsi="Times New Roman" w:cs="Times New Roman"/>
          <w:sz w:val="24"/>
          <w:szCs w:val="24"/>
          <w:rtl w:val="0"/>
          <w:lang w:val="zh-CN" w:eastAsia="zh-CN"/>
        </w:rPr>
        <w:t>）</w:t>
      </w:r>
      <w:r>
        <w:rPr>
          <w:rFonts w:hint="default" w:ascii="Times New Roman" w:hAnsi="Times New Roman" w:cs="Times New Roman"/>
          <w:sz w:val="24"/>
          <w:szCs w:val="24"/>
          <w:rtl w:val="0"/>
          <w:lang w:val="zh-CN" w:eastAsia="zh-CN"/>
        </w:rPr>
        <w:t>β</w:t>
      </w:r>
      <w:r>
        <w:rPr>
          <w:rFonts w:hint="eastAsia" w:ascii="Times New Roman" w:hAnsi="Times New Roman" w:cs="Times New Roman"/>
          <w:sz w:val="24"/>
          <w:szCs w:val="24"/>
          <w:rtl w:val="0"/>
          <w:lang w:val="zh-CN" w:eastAsia="zh-CN"/>
        </w:rPr>
        <w:t>的</w:t>
      </w:r>
      <w:r>
        <w:rPr>
          <w:rFonts w:hint="eastAsia" w:cs="Times New Roman"/>
          <w:sz w:val="24"/>
          <w:szCs w:val="24"/>
          <w:rtl w:val="0"/>
          <w:lang w:val="zh-CN" w:eastAsia="zh-CN"/>
        </w:rPr>
        <w:t>ROM</w:t>
      </w:r>
      <w:r>
        <w:rPr>
          <w:rFonts w:hint="eastAsia" w:ascii="Times New Roman" w:hAnsi="Times New Roman" w:cs="Times New Roman"/>
          <w:sz w:val="24"/>
          <w:szCs w:val="24"/>
          <w:rtl w:val="0"/>
          <w:lang w:val="zh-CN" w:eastAsia="zh-CN"/>
        </w:rPr>
        <w:t>实现如下</w:t>
      </w:r>
    </w:p>
    <w:p>
      <w:pPr>
        <w:spacing w:line="460" w:lineRule="exact"/>
        <w:ind w:firstLine="420"/>
        <w:rPr>
          <w:rFonts w:hint="eastAsia" w:ascii="Times New Roman" w:hAnsi="Times New Roman" w:cs="Times New Roman"/>
          <w:sz w:val="24"/>
          <w:szCs w:val="24"/>
          <w:rtl w:val="0"/>
          <w:lang w:val="zh-CN" w:eastAsia="zh-CN"/>
        </w:rPr>
      </w:pPr>
      <w:r>
        <w:rPr>
          <w:rFonts w:hint="eastAsia" w:ascii="Times New Roman" w:hAnsi="Times New Roman" w:cs="Times New Roman"/>
          <w:sz w:val="24"/>
          <w:szCs w:val="24"/>
          <w:rtl w:val="0"/>
          <w:lang w:val="zh-CN" w:eastAsia="zh-CN"/>
        </w:rPr>
        <w:t>如图，与</w:t>
      </w:r>
      <w:r>
        <w:rPr>
          <w:rFonts w:hint="default" w:ascii="Times New Roman" w:hAnsi="Times New Roman" w:cs="Times New Roman"/>
          <w:sz w:val="24"/>
          <w:szCs w:val="24"/>
          <w:rtl w:val="0"/>
          <w:lang w:val="zh-CN" w:eastAsia="zh-CN"/>
        </w:rPr>
        <w:t>γ</w:t>
      </w:r>
      <w:r>
        <w:rPr>
          <w:rFonts w:hint="eastAsia" w:ascii="Times New Roman" w:hAnsi="Times New Roman" w:cs="Times New Roman"/>
          <w:sz w:val="24"/>
          <w:szCs w:val="24"/>
          <w:rtl w:val="0"/>
          <w:lang w:val="zh-CN" w:eastAsia="zh-CN"/>
        </w:rPr>
        <w:t>的</w:t>
      </w:r>
      <w:r>
        <w:rPr>
          <w:rFonts w:hint="eastAsia" w:cs="Times New Roman"/>
          <w:sz w:val="24"/>
          <w:szCs w:val="24"/>
          <w:rtl w:val="0"/>
          <w:lang w:val="zh-CN" w:eastAsia="zh-CN"/>
        </w:rPr>
        <w:t>ROM</w:t>
      </w:r>
      <w:r>
        <w:rPr>
          <w:rFonts w:hint="eastAsia" w:ascii="Times New Roman" w:hAnsi="Times New Roman" w:cs="Times New Roman"/>
          <w:sz w:val="24"/>
          <w:szCs w:val="24"/>
          <w:rtl w:val="0"/>
          <w:lang w:val="zh-CN" w:eastAsia="zh-CN"/>
        </w:rPr>
        <w:t>相比，内部除了</w:t>
      </w:r>
      <w:r>
        <w:rPr>
          <w:rFonts w:hint="eastAsia" w:cs="Times New Roman"/>
          <w:sz w:val="24"/>
          <w:szCs w:val="24"/>
          <w:rtl w:val="0"/>
          <w:lang w:val="de-DE" w:eastAsia="zh-CN"/>
        </w:rPr>
        <w:t>RAM</w:t>
      </w:r>
      <w:r>
        <w:rPr>
          <w:rFonts w:hint="eastAsia" w:ascii="Times New Roman" w:hAnsi="Times New Roman" w:cs="Times New Roman"/>
          <w:sz w:val="24"/>
          <w:szCs w:val="24"/>
          <w:rtl w:val="0"/>
          <w:lang w:val="de-DE" w:eastAsia="zh-CN"/>
        </w:rPr>
        <w:t>B18E1</w:t>
      </w:r>
      <w:r>
        <w:rPr>
          <w:rFonts w:hint="eastAsia" w:ascii="Times New Roman" w:hAnsi="Times New Roman" w:cs="Times New Roman"/>
          <w:sz w:val="24"/>
          <w:szCs w:val="24"/>
          <w:rtl w:val="0"/>
          <w:lang w:val="zh-CN" w:eastAsia="zh-CN"/>
        </w:rPr>
        <w:t>块以为还加入了20位的输入数据，和一些lut。这是用来实现加法操作的，输入的数据和存储块读取出的数据直接想加。由于该参数用于加法，在实现的时候直接把对应的加法和存储模块放到一起有利于降低时延。</w:t>
      </w:r>
    </w:p>
    <w:p>
      <w:pPr>
        <w:rPr>
          <w:rFonts w:hint="default"/>
          <w:lang w:val="en-US" w:eastAsia="zh-CN"/>
        </w:rPr>
      </w:pPr>
      <w:r>
        <w:drawing>
          <wp:inline distT="152400" distB="152400" distL="152400" distR="152400">
            <wp:extent cx="3578225" cy="2926080"/>
            <wp:effectExtent l="0" t="0" r="3175" b="0"/>
            <wp:docPr id="107374184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1" name="officeArt object"/>
                    <pic:cNvPicPr>
                      <a:picLocks noChangeAspect="1"/>
                    </pic:cNvPicPr>
                  </pic:nvPicPr>
                  <pic:blipFill>
                    <a:blip r:embed="rId94"/>
                    <a:stretch>
                      <a:fillRect/>
                    </a:stretch>
                  </pic:blipFill>
                  <pic:spPr>
                    <a:xfrm>
                      <a:off x="0" y="0"/>
                      <a:ext cx="3578225" cy="2926080"/>
                    </a:xfrm>
                    <a:prstGeom prst="rect">
                      <a:avLst/>
                    </a:prstGeom>
                    <a:ln w="12700" cap="flat">
                      <a:noFill/>
                      <a:miter lim="400000"/>
                      <a:headEnd/>
                      <a:tailEnd/>
                    </a:ln>
                    <a:effectLst/>
                  </pic:spPr>
                </pic:pic>
              </a:graphicData>
            </a:graphic>
          </wp:inline>
        </w:drawing>
      </w:r>
    </w:p>
    <w:p>
      <w:pPr>
        <w:pStyle w:val="4"/>
        <w:bidi w:val="0"/>
        <w:rPr>
          <w:rFonts w:hint="eastAsia"/>
          <w:lang w:val="en-US" w:eastAsia="zh-CN"/>
        </w:rPr>
      </w:pPr>
      <w:bookmarkStart w:id="256" w:name="_Toc10776"/>
    </w:p>
    <w:p>
      <w:pPr>
        <w:rPr>
          <w:rFonts w:hint="eastAsia"/>
          <w:lang w:val="en-US" w:eastAsia="zh-CN"/>
        </w:rPr>
      </w:pPr>
    </w:p>
    <w:p>
      <w:pPr>
        <w:pStyle w:val="4"/>
        <w:bidi w:val="0"/>
        <w:rPr>
          <w:rFonts w:hint="default"/>
          <w:lang w:val="en-US" w:eastAsia="zh-CN"/>
        </w:rPr>
      </w:pPr>
      <w:bookmarkStart w:id="257" w:name="_Toc29579"/>
      <w:r>
        <w:rPr>
          <w:rFonts w:hint="eastAsia"/>
          <w:lang w:val="en-US" w:eastAsia="zh-CN"/>
        </w:rPr>
        <w:t xml:space="preserve">4.2.2 </w:t>
      </w:r>
      <w:r>
        <w:rPr>
          <w:rFonts w:hint="eastAsia"/>
          <w:rtl w:val="0"/>
        </w:rPr>
        <w:t>隐藏层模块的实现</w:t>
      </w:r>
      <w:bookmarkEnd w:id="256"/>
      <w:bookmarkEnd w:id="257"/>
    </w:p>
    <w:p>
      <w:pPr>
        <w:jc w:val="center"/>
        <w:rPr>
          <w:rFonts w:hint="default"/>
          <w:lang w:val="en-US" w:eastAsia="zh-CN"/>
        </w:rPr>
      </w:pPr>
      <w:r>
        <w:rPr>
          <w:sz w:val="24"/>
          <w:szCs w:val="24"/>
        </w:rPr>
        <w:drawing>
          <wp:inline distT="152400" distB="152400" distL="152400" distR="152400">
            <wp:extent cx="4401185" cy="3303905"/>
            <wp:effectExtent l="0" t="0" r="3175" b="3175"/>
            <wp:docPr id="107374183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7" name="officeArt object"/>
                    <pic:cNvPicPr>
                      <a:picLocks noChangeAspect="1"/>
                    </pic:cNvPicPr>
                  </pic:nvPicPr>
                  <pic:blipFill>
                    <a:blip r:embed="rId95"/>
                    <a:stretch>
                      <a:fillRect/>
                    </a:stretch>
                  </pic:blipFill>
                  <pic:spPr>
                    <a:xfrm>
                      <a:off x="0" y="0"/>
                      <a:ext cx="4401185" cy="3303905"/>
                    </a:xfrm>
                    <a:prstGeom prst="rect">
                      <a:avLst/>
                    </a:prstGeom>
                    <a:ln w="12700" cap="flat">
                      <a:noFill/>
                      <a:miter lim="400000"/>
                      <a:headEnd/>
                      <a:tailEnd/>
                    </a:ln>
                    <a:effectLst/>
                  </pic:spPr>
                </pic:pic>
              </a:graphicData>
            </a:graphic>
          </wp:inline>
        </w:drawing>
      </w:r>
    </w:p>
    <w:p>
      <w:pPr>
        <w:spacing w:line="460" w:lineRule="exact"/>
        <w:ind w:firstLine="420"/>
        <w:rPr>
          <w:rFonts w:hint="eastAsia" w:ascii="Times New Roman" w:hAnsi="Times New Roman" w:cs="Times New Roman"/>
          <w:sz w:val="24"/>
          <w:szCs w:val="24"/>
          <w:rtl w:val="0"/>
          <w:lang w:val="zh-CN" w:eastAsia="zh-CN"/>
        </w:rPr>
      </w:pPr>
      <w:r>
        <w:rPr>
          <w:rFonts w:hint="eastAsia" w:ascii="Times New Roman" w:hAnsi="Times New Roman" w:cs="Times New Roman"/>
          <w:sz w:val="24"/>
          <w:szCs w:val="24"/>
          <w:rtl w:val="0"/>
          <w:lang w:val="zh-CN" w:eastAsia="zh-CN"/>
        </w:rPr>
        <w:t>number</w:t>
      </w:r>
      <w:r>
        <w:rPr>
          <w:rFonts w:hint="eastAsia" w:ascii="Times New Roman" w:hAnsi="Times New Roman" w:cs="Times New Roman"/>
          <w:sz w:val="24"/>
          <w:szCs w:val="24"/>
          <w:rtl w:val="0"/>
          <w:lang w:val="en-US" w:eastAsia="zh-CN"/>
        </w:rPr>
        <w:t>OfColumns</w:t>
      </w:r>
      <w:r>
        <w:rPr>
          <w:rFonts w:hint="eastAsia" w:ascii="Times New Roman" w:hAnsi="Times New Roman" w:cs="Times New Roman"/>
          <w:sz w:val="24"/>
          <w:szCs w:val="24"/>
          <w:rtl w:val="0"/>
          <w:lang w:val="zh-CN" w:eastAsia="zh-CN"/>
        </w:rPr>
        <w:t>是序列的长度，也是通过</w:t>
      </w:r>
      <w:r>
        <w:rPr>
          <w:rFonts w:hint="eastAsia" w:cs="Times New Roman"/>
          <w:sz w:val="24"/>
          <w:szCs w:val="24"/>
          <w:rtl w:val="0"/>
          <w:lang w:val="zh-CN" w:eastAsia="zh-CN"/>
        </w:rPr>
        <w:t>FIFO</w:t>
      </w:r>
      <w:r>
        <w:rPr>
          <w:rFonts w:hint="eastAsia" w:ascii="Times New Roman" w:hAnsi="Times New Roman" w:cs="Times New Roman"/>
          <w:sz w:val="24"/>
          <w:szCs w:val="24"/>
          <w:rtl w:val="0"/>
          <w:lang w:val="zh-CN" w:eastAsia="zh-CN"/>
        </w:rPr>
        <w:t>传输的。vector</w:t>
      </w:r>
      <w:r>
        <w:rPr>
          <w:rFonts w:hint="eastAsia" w:ascii="Times New Roman" w:hAnsi="Times New Roman" w:cs="Times New Roman"/>
          <w:sz w:val="24"/>
          <w:szCs w:val="24"/>
          <w:rtl w:val="0"/>
          <w:lang w:val="en-US" w:eastAsia="zh-CN"/>
        </w:rPr>
        <w:t>_stream</w:t>
      </w:r>
      <w:r>
        <w:rPr>
          <w:rFonts w:hint="eastAsia" w:ascii="Times New Roman" w:hAnsi="Times New Roman" w:cs="Times New Roman"/>
          <w:sz w:val="24"/>
          <w:szCs w:val="24"/>
          <w:rtl w:val="0"/>
          <w:lang w:val="zh-CN" w:eastAsia="zh-CN"/>
        </w:rPr>
        <w:t>与output_stream_column（字符向量输入）的输出及相关控制信号相连。输出的结果送到output_stream_hidden中，其余的信号都是数据接口相应的控制信号。</w:t>
      </w:r>
    </w:p>
    <w:p>
      <w:pPr>
        <w:bidi w:val="0"/>
        <w:rPr>
          <w:rFonts w:hint="eastAsia"/>
          <w:sz w:val="24"/>
          <w:szCs w:val="24"/>
          <w:rtl w:val="0"/>
        </w:rPr>
      </w:pPr>
    </w:p>
    <w:p>
      <w:pPr>
        <w:bidi w:val="0"/>
        <w:rPr>
          <w:rFonts w:hint="eastAsia"/>
          <w:sz w:val="24"/>
          <w:szCs w:val="24"/>
          <w:rtl w:val="0"/>
        </w:rPr>
      </w:pPr>
      <w:r>
        <w:drawing>
          <wp:inline distT="152400" distB="152400" distL="152400" distR="152400">
            <wp:extent cx="4585970" cy="3408680"/>
            <wp:effectExtent l="0" t="0" r="1270" b="5080"/>
            <wp:docPr id="107374184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2" name="officeArt object"/>
                    <pic:cNvPicPr>
                      <a:picLocks noChangeAspect="1"/>
                    </pic:cNvPicPr>
                  </pic:nvPicPr>
                  <pic:blipFill>
                    <a:blip r:embed="rId96"/>
                    <a:stretch>
                      <a:fillRect/>
                    </a:stretch>
                  </pic:blipFill>
                  <pic:spPr>
                    <a:xfrm>
                      <a:off x="0" y="0"/>
                      <a:ext cx="4585970" cy="3408680"/>
                    </a:xfrm>
                    <a:prstGeom prst="rect">
                      <a:avLst/>
                    </a:prstGeom>
                    <a:ln w="12700" cap="flat">
                      <a:noFill/>
                      <a:miter lim="400000"/>
                      <a:headEnd/>
                      <a:tailEnd/>
                    </a:ln>
                    <a:effectLst/>
                  </pic:spPr>
                </pic:pic>
              </a:graphicData>
            </a:graphic>
          </wp:inline>
        </w:drawing>
      </w:r>
    </w:p>
    <w:p>
      <w:pPr>
        <w:pStyle w:val="6"/>
        <w:bidi w:val="0"/>
        <w:rPr>
          <w:rFonts w:hint="default"/>
          <w:lang w:val="en-US" w:eastAsia="zh-CN"/>
        </w:rPr>
      </w:pPr>
      <w:r>
        <w:rPr>
          <w:rFonts w:hint="eastAsia"/>
          <w:rtl w:val="0"/>
          <w:lang w:val="en-US" w:eastAsia="zh-CN"/>
        </w:rPr>
        <w:t>1.DotVectorMatrix</w:t>
      </w:r>
    </w:p>
    <w:p>
      <w:pPr>
        <w:rPr>
          <w:rFonts w:hint="default"/>
          <w:lang w:val="en-US" w:eastAsia="zh-CN"/>
        </w:rPr>
      </w:pPr>
      <w:r>
        <w:drawing>
          <wp:inline distT="152400" distB="152400" distL="152400" distR="152400">
            <wp:extent cx="3416300" cy="3444875"/>
            <wp:effectExtent l="0" t="0" r="12700" b="14605"/>
            <wp:docPr id="107374184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3" name="officeArt object"/>
                    <pic:cNvPicPr>
                      <a:picLocks noChangeAspect="1"/>
                    </pic:cNvPicPr>
                  </pic:nvPicPr>
                  <pic:blipFill>
                    <a:blip r:embed="rId97"/>
                    <a:stretch>
                      <a:fillRect/>
                    </a:stretch>
                  </pic:blipFill>
                  <pic:spPr>
                    <a:xfrm>
                      <a:off x="0" y="0"/>
                      <a:ext cx="3416300" cy="3444875"/>
                    </a:xfrm>
                    <a:prstGeom prst="rect">
                      <a:avLst/>
                    </a:prstGeom>
                    <a:ln w="12700" cap="flat">
                      <a:noFill/>
                      <a:miter lim="400000"/>
                      <a:headEnd/>
                      <a:tailEnd/>
                    </a:ln>
                    <a:effectLst/>
                  </pic:spPr>
                </pic:pic>
              </a:graphicData>
            </a:graphic>
          </wp:inline>
        </w:drawing>
      </w:r>
    </w:p>
    <w:p>
      <w:pPr>
        <w:rPr>
          <w:rFonts w:hint="default"/>
          <w:lang w:val="en-US" w:eastAsia="zh-CN"/>
        </w:rPr>
      </w:pPr>
    </w:p>
    <w:p>
      <w:pPr>
        <w:rPr>
          <w:rFonts w:hint="eastAsia"/>
          <w:lang w:val="en-US" w:eastAsia="zh-CN"/>
        </w:rPr>
      </w:pPr>
      <w:r>
        <w:rPr>
          <w:rFonts w:hint="eastAsia"/>
          <w:lang w:val="en-US" w:eastAsia="zh-CN"/>
        </w:rPr>
        <w:t>实现代码：</w:t>
      </w:r>
    </w:p>
    <w:p>
      <w:pPr>
        <w:pStyle w:val="14"/>
        <w:keepNext w:val="0"/>
        <w:keepLines w:val="0"/>
        <w:widowControl/>
        <w:suppressLineNumbers w:val="0"/>
        <w:shd w:val="clear" w:fill="FFFFFF"/>
        <w:rPr>
          <w:rFonts w:ascii="Consolas" w:hAnsi="Consolas" w:eastAsia="Consolas" w:cs="Consolas"/>
          <w:color w:val="000000"/>
          <w:sz w:val="24"/>
          <w:szCs w:val="24"/>
        </w:rPr>
      </w:pPr>
      <w:r>
        <w:rPr>
          <w:rFonts w:hint="default" w:ascii="Consolas" w:hAnsi="Consolas" w:eastAsia="Consolas" w:cs="Consolas"/>
          <w:color w:val="000000"/>
          <w:sz w:val="24"/>
          <w:szCs w:val="24"/>
          <w:shd w:val="clear" w:fill="FFFFFF"/>
        </w:rPr>
        <w:t>template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&lt;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000080"/>
          <w:sz w:val="24"/>
          <w:szCs w:val="24"/>
          <w:shd w:val="clear" w:fill="FFFFFF"/>
        </w:rPr>
        <w:t xml:space="preserve">unsigned int </w:t>
      </w:r>
      <w:r>
        <w:rPr>
          <w:rFonts w:hint="default" w:ascii="Consolas" w:hAnsi="Consolas" w:eastAsia="Consolas" w:cs="Consolas"/>
          <w:color w:val="000000"/>
          <w:sz w:val="24"/>
          <w:szCs w:val="24"/>
          <w:shd w:val="clear" w:fill="FFFFFF"/>
        </w:rPr>
        <w:t>PE,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000080"/>
          <w:sz w:val="24"/>
          <w:szCs w:val="24"/>
          <w:shd w:val="clear" w:fill="FFFFFF"/>
        </w:rPr>
        <w:t xml:space="preserve">unsigned int </w:t>
      </w:r>
      <w:r>
        <w:rPr>
          <w:rFonts w:hint="default" w:ascii="Consolas" w:hAnsi="Consolas" w:eastAsia="Consolas" w:cs="Consolas"/>
          <w:color w:val="000000"/>
          <w:sz w:val="24"/>
          <w:szCs w:val="24"/>
          <w:shd w:val="clear" w:fill="FFFFFF"/>
        </w:rPr>
        <w:t xml:space="preserve">SIMD_INPUT,         </w:t>
      </w:r>
      <w:r>
        <w:rPr>
          <w:rFonts w:hint="default" w:ascii="Consolas" w:hAnsi="Consolas" w:eastAsia="Consolas" w:cs="Consolas"/>
          <w:i/>
          <w:color w:val="808080"/>
          <w:sz w:val="24"/>
          <w:szCs w:val="24"/>
          <w:shd w:val="clear" w:fill="FFFFFF"/>
        </w:rPr>
        <w:t>// Number of parallel MAC performed in the gates on input pixels</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unsigned int </w:t>
      </w:r>
      <w:r>
        <w:rPr>
          <w:rFonts w:hint="default" w:ascii="Consolas" w:hAnsi="Consolas" w:eastAsia="Consolas" w:cs="Consolas"/>
          <w:color w:val="000000"/>
          <w:sz w:val="24"/>
          <w:szCs w:val="24"/>
          <w:shd w:val="clear" w:fill="FFFFFF"/>
        </w:rPr>
        <w:t xml:space="preserve">SIMD_RECURRENT,      </w:t>
      </w:r>
      <w:r>
        <w:rPr>
          <w:rFonts w:hint="default" w:ascii="Consolas" w:hAnsi="Consolas" w:eastAsia="Consolas" w:cs="Consolas"/>
          <w:i/>
          <w:color w:val="808080"/>
          <w:sz w:val="24"/>
          <w:szCs w:val="24"/>
          <w:shd w:val="clear" w:fill="FFFFFF"/>
        </w:rPr>
        <w:t>// Number of parallel MAC performed in the gates on recurrent path</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b/>
          <w:color w:val="660E7A"/>
          <w:sz w:val="24"/>
          <w:szCs w:val="24"/>
          <w:shd w:val="clear" w:fill="FFFFFF"/>
        </w:rPr>
        <w:t xml:space="preserve">typename </w:t>
      </w:r>
      <w:r>
        <w:rPr>
          <w:rFonts w:hint="default" w:ascii="Consolas" w:hAnsi="Consolas" w:eastAsia="Consolas" w:cs="Consolas"/>
          <w:color w:val="000000"/>
          <w:sz w:val="24"/>
          <w:szCs w:val="24"/>
          <w:shd w:val="clear" w:fill="FFFFFF"/>
        </w:rPr>
        <w:t>Pixel_t,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000080"/>
          <w:sz w:val="24"/>
          <w:szCs w:val="24"/>
          <w:shd w:val="clear" w:fill="FFFFFF"/>
        </w:rPr>
        <w:t xml:space="preserve">unsigned int </w:t>
      </w:r>
      <w:r>
        <w:rPr>
          <w:rFonts w:hint="default" w:ascii="Consolas" w:hAnsi="Consolas" w:eastAsia="Consolas" w:cs="Consolas"/>
          <w:color w:val="000000"/>
          <w:sz w:val="24"/>
          <w:szCs w:val="24"/>
          <w:shd w:val="clear" w:fill="FFFFFF"/>
        </w:rPr>
        <w:t>PixelWidth,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660E7A"/>
          <w:sz w:val="24"/>
          <w:szCs w:val="24"/>
          <w:shd w:val="clear" w:fill="FFFFFF"/>
        </w:rPr>
        <w:t xml:space="preserve">typename </w:t>
      </w:r>
      <w:r>
        <w:rPr>
          <w:rFonts w:hint="default" w:ascii="Consolas" w:hAnsi="Consolas" w:eastAsia="Consolas" w:cs="Consolas"/>
          <w:color w:val="000000"/>
          <w:sz w:val="24"/>
          <w:szCs w:val="24"/>
          <w:shd w:val="clear" w:fill="FFFFFF"/>
        </w:rPr>
        <w:t>OutputActivation_t,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000080"/>
          <w:sz w:val="24"/>
          <w:szCs w:val="24"/>
          <w:shd w:val="clear" w:fill="FFFFFF"/>
        </w:rPr>
        <w:t xml:space="preserve">unsigned int </w:t>
      </w:r>
      <w:r>
        <w:rPr>
          <w:rFonts w:hint="default" w:ascii="Consolas" w:hAnsi="Consolas" w:eastAsia="Consolas" w:cs="Consolas"/>
          <w:color w:val="000000"/>
          <w:sz w:val="24"/>
          <w:szCs w:val="24"/>
          <w:shd w:val="clear" w:fill="FFFFFF"/>
        </w:rPr>
        <w:t>OutputActivationWidth,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660E7A"/>
          <w:sz w:val="24"/>
          <w:szCs w:val="24"/>
          <w:shd w:val="clear" w:fill="FFFFFF"/>
        </w:rPr>
        <w:t xml:space="preserve">typename </w:t>
      </w:r>
      <w:r>
        <w:rPr>
          <w:rFonts w:hint="default" w:ascii="Consolas" w:hAnsi="Consolas" w:eastAsia="Consolas" w:cs="Consolas"/>
          <w:color w:val="000000"/>
          <w:sz w:val="24"/>
          <w:szCs w:val="24"/>
          <w:shd w:val="clear" w:fill="FFFFFF"/>
        </w:rPr>
        <w:t>Bias_t,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000080"/>
          <w:sz w:val="24"/>
          <w:szCs w:val="24"/>
          <w:shd w:val="clear" w:fill="FFFFFF"/>
        </w:rPr>
        <w:t xml:space="preserve">unsigned int </w:t>
      </w:r>
      <w:r>
        <w:rPr>
          <w:rFonts w:hint="default" w:ascii="Consolas" w:hAnsi="Consolas" w:eastAsia="Consolas" w:cs="Consolas"/>
          <w:color w:val="000000"/>
          <w:sz w:val="24"/>
          <w:szCs w:val="24"/>
          <w:shd w:val="clear" w:fill="FFFFFF"/>
        </w:rPr>
        <w:t>BiasWidth,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660E7A"/>
          <w:sz w:val="24"/>
          <w:szCs w:val="24"/>
          <w:shd w:val="clear" w:fill="FFFFFF"/>
        </w:rPr>
        <w:t xml:space="preserve">typename </w:t>
      </w:r>
      <w:r>
        <w:rPr>
          <w:rFonts w:hint="default" w:ascii="Consolas" w:hAnsi="Consolas" w:eastAsia="Consolas" w:cs="Consolas"/>
          <w:color w:val="000000"/>
          <w:sz w:val="24"/>
          <w:szCs w:val="24"/>
          <w:shd w:val="clear" w:fill="FFFFFF"/>
        </w:rPr>
        <w:t>Weight_t,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000080"/>
          <w:sz w:val="24"/>
          <w:szCs w:val="24"/>
          <w:shd w:val="clear" w:fill="FFFFFF"/>
        </w:rPr>
        <w:t xml:space="preserve">unsigned int </w:t>
      </w:r>
      <w:r>
        <w:rPr>
          <w:rFonts w:hint="default" w:ascii="Consolas" w:hAnsi="Consolas" w:eastAsia="Consolas" w:cs="Consolas"/>
          <w:color w:val="000000"/>
          <w:sz w:val="24"/>
          <w:szCs w:val="24"/>
          <w:shd w:val="clear" w:fill="FFFFFF"/>
        </w:rPr>
        <w:t>WeightWidth,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660E7A"/>
          <w:sz w:val="24"/>
          <w:szCs w:val="24"/>
          <w:shd w:val="clear" w:fill="FFFFFF"/>
        </w:rPr>
        <w:t xml:space="preserve">typename </w:t>
      </w:r>
      <w:r>
        <w:rPr>
          <w:rFonts w:hint="default" w:ascii="Consolas" w:hAnsi="Consolas" w:eastAsia="Consolas" w:cs="Consolas"/>
          <w:color w:val="000000"/>
          <w:sz w:val="24"/>
          <w:szCs w:val="24"/>
          <w:shd w:val="clear" w:fill="FFFFFF"/>
        </w:rPr>
        <w:t>DotProductResult_t,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660E7A"/>
          <w:sz w:val="24"/>
          <w:szCs w:val="24"/>
          <w:shd w:val="clear" w:fill="FFFFFF"/>
        </w:rPr>
        <w:t xml:space="preserve">typename </w:t>
      </w:r>
      <w:r>
        <w:rPr>
          <w:rFonts w:hint="default" w:ascii="Consolas" w:hAnsi="Consolas" w:eastAsia="Consolas" w:cs="Consolas"/>
          <w:color w:val="000000"/>
          <w:sz w:val="24"/>
          <w:szCs w:val="24"/>
          <w:shd w:val="clear" w:fill="FFFFFF"/>
        </w:rPr>
        <w:t>ColumnHeight_t,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000080"/>
          <w:sz w:val="24"/>
          <w:szCs w:val="24"/>
          <w:shd w:val="clear" w:fill="FFFFFF"/>
        </w:rPr>
        <w:t xml:space="preserve">unsigned int </w:t>
      </w:r>
      <w:r>
        <w:rPr>
          <w:rFonts w:hint="default" w:ascii="Consolas" w:hAnsi="Consolas" w:eastAsia="Consolas" w:cs="Consolas"/>
          <w:color w:val="000000"/>
          <w:sz w:val="24"/>
          <w:szCs w:val="24"/>
          <w:shd w:val="clear" w:fill="FFFFFF"/>
        </w:rPr>
        <w:t>ColumnHeight,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660E7A"/>
          <w:sz w:val="24"/>
          <w:szCs w:val="24"/>
          <w:shd w:val="clear" w:fill="FFFFFF"/>
        </w:rPr>
        <w:t xml:space="preserve">typename </w:t>
      </w:r>
      <w:r>
        <w:rPr>
          <w:rFonts w:hint="default" w:ascii="Consolas" w:hAnsi="Consolas" w:eastAsia="Consolas" w:cs="Consolas"/>
          <w:color w:val="000000"/>
          <w:sz w:val="24"/>
          <w:szCs w:val="24"/>
          <w:shd w:val="clear" w:fill="FFFFFF"/>
        </w:rPr>
        <w:t>NumberHiddenUnits_t,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000080"/>
          <w:sz w:val="24"/>
          <w:szCs w:val="24"/>
          <w:shd w:val="clear" w:fill="FFFFFF"/>
        </w:rPr>
        <w:t xml:space="preserve">unsigned int </w:t>
      </w:r>
      <w:r>
        <w:rPr>
          <w:rFonts w:hint="default" w:ascii="Consolas" w:hAnsi="Consolas" w:eastAsia="Consolas" w:cs="Consolas"/>
          <w:color w:val="000000"/>
          <w:sz w:val="24"/>
          <w:szCs w:val="24"/>
          <w:shd w:val="clear" w:fill="FFFFFF"/>
        </w:rPr>
        <w:t>NumberHiddenUnits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&gt;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000080"/>
          <w:sz w:val="24"/>
          <w:szCs w:val="24"/>
          <w:shd w:val="clear" w:fill="FFFFFF"/>
        </w:rPr>
        <w:t xml:space="preserve">void </w:t>
      </w:r>
      <w:r>
        <w:rPr>
          <w:rFonts w:hint="default" w:ascii="Consolas" w:hAnsi="Consolas" w:eastAsia="Consolas" w:cs="Consolas"/>
          <w:color w:val="000000"/>
          <w:sz w:val="24"/>
          <w:szCs w:val="24"/>
          <w:shd w:val="clear" w:fill="FFFFFF"/>
        </w:rPr>
        <w:t>DotVectorToMatrix(</w:t>
      </w:r>
      <w:r>
        <w:rPr>
          <w:rFonts w:hint="default" w:ascii="Consolas" w:hAnsi="Consolas" w:eastAsia="Consolas" w:cs="Consolas"/>
          <w:i/>
          <w:color w:val="808080"/>
          <w:sz w:val="24"/>
          <w:szCs w:val="24"/>
          <w:shd w:val="clear" w:fill="FFFFFF"/>
        </w:rPr>
        <w:t>//const Bias_t biases[PE][NumberHiddenUnits/PE],</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const </w:t>
      </w:r>
      <w:r>
        <w:rPr>
          <w:rFonts w:hint="default" w:ascii="Consolas" w:hAnsi="Consolas" w:eastAsia="Consolas" w:cs="Consolas"/>
          <w:color w:val="000000"/>
          <w:sz w:val="24"/>
          <w:szCs w:val="24"/>
          <w:shd w:val="clear" w:fill="FFFFFF"/>
        </w:rPr>
        <w:t>Weight_t weights_i[SIMD_INPUT][ColumnHeight/SIMD_INPUT][PE][NumberHiddenUnits/PE],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000080"/>
          <w:sz w:val="24"/>
          <w:szCs w:val="24"/>
          <w:shd w:val="clear" w:fill="FFFFFF"/>
        </w:rPr>
        <w:t xml:space="preserve">const </w:t>
      </w:r>
      <w:r>
        <w:rPr>
          <w:rFonts w:hint="default" w:ascii="Consolas" w:hAnsi="Consolas" w:eastAsia="Consolas" w:cs="Consolas"/>
          <w:color w:val="000000"/>
          <w:sz w:val="24"/>
          <w:szCs w:val="24"/>
          <w:shd w:val="clear" w:fill="FFFFFF"/>
        </w:rPr>
        <w:t>Weight_t weights_h[SIMD_RECURRENT][NumberHiddenUnits/SIMD_RECURRENT][PE][NumberHiddenUnits/PE], ap_uint&lt;ColumnHeight * PixelWidth&gt; image_column,</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ap_uint&lt;OutputActivationWidth * NumberHiddenUnits&gt; inputs,NumberHiddenUnits_t currentHiddenUnit,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NumberHiddenUnits_t PE_count,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DotProductResult_t &amp;sum_pix1,</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DotProductResult_t &amp;sum_neuron1)</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const unsigned int </w:t>
      </w:r>
      <w:r>
        <w:rPr>
          <w:rFonts w:hint="default" w:ascii="Consolas" w:hAnsi="Consolas" w:eastAsia="Consolas" w:cs="Consolas"/>
          <w:color w:val="000000"/>
          <w:sz w:val="24"/>
          <w:szCs w:val="24"/>
          <w:shd w:val="clear" w:fill="FFFFFF"/>
        </w:rPr>
        <w:t>FoldingInput = ColumnHeight / SIMD_INPUT;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const unsigned int </w:t>
      </w:r>
      <w:r>
        <w:rPr>
          <w:rFonts w:hint="default" w:ascii="Consolas" w:hAnsi="Consolas" w:eastAsia="Consolas" w:cs="Consolas"/>
          <w:color w:val="000000"/>
          <w:sz w:val="24"/>
          <w:szCs w:val="24"/>
          <w:shd w:val="clear" w:fill="FFFFFF"/>
        </w:rPr>
        <w:t>FoldingRecurrent = NumberHiddenUnits / SIMD_RECURRENT;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DotProductResult_t mul_pix[SIMD_INPUT][FoldingInput];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DotProductResult_t mul_neuron[SIMD_RECURRENT][FoldingRecurrent];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DotProductResult_t sum_pix = </w:t>
      </w:r>
      <w:r>
        <w:rPr>
          <w:rFonts w:hint="default" w:ascii="Consolas" w:hAnsi="Consolas" w:eastAsia="Consolas" w:cs="Consolas"/>
          <w:color w:val="0000FF"/>
          <w:sz w:val="24"/>
          <w:szCs w:val="24"/>
          <w:shd w:val="clear" w:fill="FFFFFF"/>
        </w:rPr>
        <w:t>0.0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DotProductResult_t sum_neuron = </w:t>
      </w:r>
      <w:r>
        <w:rPr>
          <w:rFonts w:hint="default" w:ascii="Consolas" w:hAnsi="Consolas" w:eastAsia="Consolas" w:cs="Consolas"/>
          <w:color w:val="0000FF"/>
          <w:sz w:val="24"/>
          <w:szCs w:val="24"/>
          <w:shd w:val="clear" w:fill="FFFFFF"/>
        </w:rPr>
        <w:t>0.0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DotProductResult_t sum = </w:t>
      </w:r>
      <w:r>
        <w:rPr>
          <w:rFonts w:hint="default" w:ascii="Consolas" w:hAnsi="Consolas" w:eastAsia="Consolas" w:cs="Consolas"/>
          <w:color w:val="0000FF"/>
          <w:sz w:val="24"/>
          <w:szCs w:val="24"/>
          <w:shd w:val="clear" w:fill="FFFFFF"/>
        </w:rPr>
        <w:t>0.0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808080"/>
          <w:sz w:val="24"/>
          <w:szCs w:val="24"/>
          <w:shd w:val="clear" w:fill="FFFFFF"/>
        </w:rPr>
        <w:t>//ap_int&lt;BiasWidth&gt;bias_temp=biases[PE_count][currentHiddenUnit];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//Bias_t bias = biases[PE_count][currentHiddenUnit];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//Bias_t bias = *reinterpret_cast&lt;Bias_t *&gt;(&amp;bias_temp);</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color w:val="000000"/>
          <w:sz w:val="24"/>
          <w:szCs w:val="24"/>
          <w:shd w:val="clear" w:fill="FFFFFF"/>
        </w:rPr>
        <w:t xml:space="preserve">#pragma </w:t>
      </w:r>
      <w:r>
        <w:rPr>
          <w:rFonts w:hint="eastAsia" w:ascii="Consolas" w:hAnsi="Consolas" w:cs="Consolas"/>
          <w:color w:val="000000"/>
          <w:sz w:val="24"/>
          <w:szCs w:val="24"/>
          <w:shd w:val="clear" w:fill="FFFFFF"/>
          <w:lang w:eastAsia="zh-CN"/>
        </w:rPr>
        <w:t>HLS</w:t>
      </w:r>
      <w:r>
        <w:rPr>
          <w:rFonts w:hint="default" w:ascii="Consolas" w:hAnsi="Consolas" w:eastAsia="Consolas" w:cs="Consolas"/>
          <w:color w:val="000000"/>
          <w:sz w:val="24"/>
          <w:szCs w:val="24"/>
          <w:shd w:val="clear" w:fill="FFFFFF"/>
        </w:rPr>
        <w:t xml:space="preserve"> ARRAY_PARTITION variable=mul_pix complete dim=</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FF"/>
          <w:sz w:val="24"/>
          <w:szCs w:val="24"/>
          <w:shd w:val="clear" w:fill="FFFFFF"/>
        </w:rPr>
        <w:br w:type="textWrapping"/>
      </w:r>
      <w:r>
        <w:rPr>
          <w:rFonts w:hint="default" w:ascii="Consolas" w:hAnsi="Consolas" w:eastAsia="Consolas" w:cs="Consolas"/>
          <w:color w:val="000000"/>
          <w:sz w:val="24"/>
          <w:szCs w:val="24"/>
          <w:shd w:val="clear" w:fill="FFFFFF"/>
        </w:rPr>
        <w:t xml:space="preserve">#pragma </w:t>
      </w:r>
      <w:r>
        <w:rPr>
          <w:rFonts w:hint="eastAsia" w:ascii="Consolas" w:hAnsi="Consolas" w:cs="Consolas"/>
          <w:color w:val="000000"/>
          <w:sz w:val="24"/>
          <w:szCs w:val="24"/>
          <w:shd w:val="clear" w:fill="FFFFFF"/>
          <w:lang w:eastAsia="zh-CN"/>
        </w:rPr>
        <w:t>HLS</w:t>
      </w:r>
      <w:r>
        <w:rPr>
          <w:rFonts w:hint="default" w:ascii="Consolas" w:hAnsi="Consolas" w:eastAsia="Consolas" w:cs="Consolas"/>
          <w:color w:val="000000"/>
          <w:sz w:val="24"/>
          <w:szCs w:val="24"/>
          <w:shd w:val="clear" w:fill="FFFFFF"/>
        </w:rPr>
        <w:t xml:space="preserve"> ARRAY_PARTITION variable=mul_neuron complete dim=</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FF"/>
          <w:sz w:val="24"/>
          <w:szCs w:val="24"/>
          <w:shd w:val="clear" w:fill="FFFFFF"/>
        </w:rPr>
        <w:br w:type="textWrapping"/>
      </w:r>
      <w:r>
        <w:rPr>
          <w:rFonts w:hint="default" w:ascii="Consolas" w:hAnsi="Consolas" w:eastAsia="Consolas" w:cs="Consolas"/>
          <w:color w:val="000000"/>
          <w:sz w:val="24"/>
          <w:szCs w:val="24"/>
          <w:shd w:val="clear" w:fill="FFFFFF"/>
        </w:rPr>
        <w:t xml:space="preserve">#pragma </w:t>
      </w:r>
      <w:r>
        <w:rPr>
          <w:rFonts w:hint="eastAsia" w:ascii="Consolas" w:hAnsi="Consolas" w:cs="Consolas"/>
          <w:color w:val="000000"/>
          <w:sz w:val="24"/>
          <w:szCs w:val="24"/>
          <w:shd w:val="clear" w:fill="FFFFFF"/>
          <w:lang w:eastAsia="zh-CN"/>
        </w:rPr>
        <w:t>HLS</w:t>
      </w:r>
      <w:r>
        <w:rPr>
          <w:rFonts w:hint="default" w:ascii="Consolas" w:hAnsi="Consolas" w:eastAsia="Consolas" w:cs="Consolas"/>
          <w:color w:val="000000"/>
          <w:sz w:val="24"/>
          <w:szCs w:val="24"/>
          <w:shd w:val="clear" w:fill="FFFFFF"/>
        </w:rPr>
        <w:t xml:space="preserve"> ARRAY_RESHAPE variable=weights_i complete dim=</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FF"/>
          <w:sz w:val="24"/>
          <w:szCs w:val="24"/>
          <w:shd w:val="clear" w:fill="FFFFFF"/>
        </w:rPr>
        <w:br w:type="textWrapping"/>
      </w:r>
      <w:r>
        <w:rPr>
          <w:rFonts w:hint="default" w:ascii="Consolas" w:hAnsi="Consolas" w:eastAsia="Consolas" w:cs="Consolas"/>
          <w:color w:val="000000"/>
          <w:sz w:val="24"/>
          <w:szCs w:val="24"/>
          <w:shd w:val="clear" w:fill="FFFFFF"/>
        </w:rPr>
        <w:t xml:space="preserve">#pragma </w:t>
      </w:r>
      <w:r>
        <w:rPr>
          <w:rFonts w:hint="eastAsia" w:ascii="Consolas" w:hAnsi="Consolas" w:cs="Consolas"/>
          <w:color w:val="000000"/>
          <w:sz w:val="24"/>
          <w:szCs w:val="24"/>
          <w:shd w:val="clear" w:fill="FFFFFF"/>
          <w:lang w:eastAsia="zh-CN"/>
        </w:rPr>
        <w:t>HLS</w:t>
      </w:r>
      <w:r>
        <w:rPr>
          <w:rFonts w:hint="default" w:ascii="Consolas" w:hAnsi="Consolas" w:eastAsia="Consolas" w:cs="Consolas"/>
          <w:color w:val="000000"/>
          <w:sz w:val="24"/>
          <w:szCs w:val="24"/>
          <w:shd w:val="clear" w:fill="FFFFFF"/>
        </w:rPr>
        <w:t xml:space="preserve"> ARRAY_RESHAPE variable=weights_h complete dim=</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FF"/>
          <w:sz w:val="24"/>
          <w:szCs w:val="24"/>
          <w:shd w:val="clear" w:fill="FFFFFF"/>
        </w:rPr>
        <w:br w:type="textWrapping"/>
      </w:r>
      <w:r>
        <w:rPr>
          <w:rFonts w:hint="default" w:ascii="Consolas" w:hAnsi="Consolas" w:eastAsia="Consolas" w:cs="Consolas"/>
          <w:color w:val="000000"/>
          <w:sz w:val="24"/>
          <w:szCs w:val="24"/>
          <w:shd w:val="clear" w:fill="FFFFFF"/>
        </w:rPr>
        <w:t xml:space="preserve">#pragma </w:t>
      </w:r>
      <w:r>
        <w:rPr>
          <w:rFonts w:hint="eastAsia" w:ascii="Consolas" w:hAnsi="Consolas" w:cs="Consolas"/>
          <w:color w:val="000000"/>
          <w:sz w:val="24"/>
          <w:szCs w:val="24"/>
          <w:shd w:val="clear" w:fill="FFFFFF"/>
          <w:lang w:eastAsia="zh-CN"/>
        </w:rPr>
        <w:t>HLS</w:t>
      </w:r>
      <w:r>
        <w:rPr>
          <w:rFonts w:hint="default" w:ascii="Consolas" w:hAnsi="Consolas" w:eastAsia="Consolas" w:cs="Consolas"/>
          <w:color w:val="000000"/>
          <w:sz w:val="24"/>
          <w:szCs w:val="24"/>
          <w:shd w:val="clear" w:fill="FFFFFF"/>
        </w:rPr>
        <w:t xml:space="preserve"> ARRAY_RESHAPE variable=weights_i complete dim=</w:t>
      </w:r>
      <w:r>
        <w:rPr>
          <w:rFonts w:hint="default" w:ascii="Consolas" w:hAnsi="Consolas" w:eastAsia="Consolas" w:cs="Consolas"/>
          <w:color w:val="0000FF"/>
          <w:sz w:val="24"/>
          <w:szCs w:val="24"/>
          <w:shd w:val="clear" w:fill="FFFFFF"/>
        </w:rPr>
        <w:t>3</w:t>
      </w:r>
      <w:r>
        <w:rPr>
          <w:rFonts w:hint="default" w:ascii="Consolas" w:hAnsi="Consolas" w:eastAsia="Consolas" w:cs="Consolas"/>
          <w:color w:val="0000FF"/>
          <w:sz w:val="24"/>
          <w:szCs w:val="24"/>
          <w:shd w:val="clear" w:fill="FFFFFF"/>
        </w:rPr>
        <w:br w:type="textWrapping"/>
      </w:r>
      <w:r>
        <w:rPr>
          <w:rFonts w:hint="default" w:ascii="Consolas" w:hAnsi="Consolas" w:eastAsia="Consolas" w:cs="Consolas"/>
          <w:color w:val="000000"/>
          <w:sz w:val="24"/>
          <w:szCs w:val="24"/>
          <w:shd w:val="clear" w:fill="FFFFFF"/>
        </w:rPr>
        <w:t xml:space="preserve">#pragma </w:t>
      </w:r>
      <w:r>
        <w:rPr>
          <w:rFonts w:hint="eastAsia" w:ascii="Consolas" w:hAnsi="Consolas" w:cs="Consolas"/>
          <w:color w:val="000000"/>
          <w:sz w:val="24"/>
          <w:szCs w:val="24"/>
          <w:shd w:val="clear" w:fill="FFFFFF"/>
          <w:lang w:eastAsia="zh-CN"/>
        </w:rPr>
        <w:t>HLS</w:t>
      </w:r>
      <w:r>
        <w:rPr>
          <w:rFonts w:hint="default" w:ascii="Consolas" w:hAnsi="Consolas" w:eastAsia="Consolas" w:cs="Consolas"/>
          <w:color w:val="000000"/>
          <w:sz w:val="24"/>
          <w:szCs w:val="24"/>
          <w:shd w:val="clear" w:fill="FFFFFF"/>
        </w:rPr>
        <w:t xml:space="preserve"> ARRAY_RESHAPE variable=weights_h complete dim=</w:t>
      </w:r>
      <w:r>
        <w:rPr>
          <w:rFonts w:hint="default" w:ascii="Consolas" w:hAnsi="Consolas" w:eastAsia="Consolas" w:cs="Consolas"/>
          <w:color w:val="0000FF"/>
          <w:sz w:val="24"/>
          <w:szCs w:val="24"/>
          <w:shd w:val="clear" w:fill="FFFFFF"/>
        </w:rPr>
        <w:t>3</w:t>
      </w:r>
      <w:r>
        <w:rPr>
          <w:rFonts w:hint="default" w:ascii="Consolas" w:hAnsi="Consolas" w:eastAsia="Consolas" w:cs="Consolas"/>
          <w:color w:val="0000FF"/>
          <w:sz w:val="24"/>
          <w:szCs w:val="24"/>
          <w:shd w:val="clear" w:fill="FFFFFF"/>
        </w:rPr>
        <w:br w:type="textWrapping"/>
      </w:r>
      <w:r>
        <w:rPr>
          <w:rFonts w:hint="default" w:ascii="Consolas" w:hAnsi="Consolas" w:eastAsia="Consolas" w:cs="Consolas"/>
          <w:color w:val="0000FF"/>
          <w:sz w:val="24"/>
          <w:szCs w:val="24"/>
          <w:shd w:val="clear" w:fill="FFFFFF"/>
        </w:rPr>
        <w:t xml:space="preserve">   </w:t>
      </w:r>
      <w:r>
        <w:rPr>
          <w:rFonts w:hint="default" w:ascii="Consolas" w:hAnsi="Consolas" w:eastAsia="Consolas" w:cs="Consolas"/>
          <w:b/>
          <w:color w:val="000080"/>
          <w:sz w:val="24"/>
          <w:szCs w:val="24"/>
          <w:shd w:val="clear" w:fill="FFFFFF"/>
        </w:rPr>
        <w:t>for</w:t>
      </w:r>
      <w:r>
        <w:rPr>
          <w:rFonts w:hint="default" w:ascii="Consolas" w:hAnsi="Consolas" w:eastAsia="Consolas" w:cs="Consolas"/>
          <w:color w:val="000000"/>
          <w:sz w:val="24"/>
          <w:szCs w:val="24"/>
          <w:shd w:val="clear" w:fill="FFFFFF"/>
        </w:rPr>
        <w:t xml:space="preserve">(ColumnHeight_t j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j &lt; FoldingInput; j++)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#pragma </w:t>
      </w:r>
      <w:r>
        <w:rPr>
          <w:rFonts w:hint="eastAsia" w:ascii="Consolas" w:hAnsi="Consolas" w:cs="Consolas"/>
          <w:color w:val="000000"/>
          <w:sz w:val="24"/>
          <w:szCs w:val="24"/>
          <w:shd w:val="clear" w:fill="FFFFFF"/>
          <w:lang w:eastAsia="zh-CN"/>
        </w:rPr>
        <w:t>HLS</w:t>
      </w:r>
      <w:r>
        <w:rPr>
          <w:rFonts w:hint="default" w:ascii="Consolas" w:hAnsi="Consolas" w:eastAsia="Consolas" w:cs="Consolas"/>
          <w:color w:val="000000"/>
          <w:sz w:val="24"/>
          <w:szCs w:val="24"/>
          <w:shd w:val="clear" w:fill="FFFFFF"/>
        </w:rPr>
        <w:t xml:space="preserve"> PIPELINE II=</w:t>
      </w:r>
      <w:r>
        <w:rPr>
          <w:rFonts w:hint="default" w:ascii="Consolas" w:hAnsi="Consolas" w:eastAsia="Consolas" w:cs="Consolas"/>
          <w:color w:val="0000FF"/>
          <w:sz w:val="24"/>
          <w:szCs w:val="24"/>
          <w:shd w:val="clear" w:fill="FFFFFF"/>
        </w:rPr>
        <w:t xml:space="preserve">1 </w:t>
      </w:r>
      <w:r>
        <w:rPr>
          <w:rFonts w:hint="default" w:ascii="Consolas" w:hAnsi="Consolas" w:eastAsia="Consolas" w:cs="Consolas"/>
          <w:color w:val="000000"/>
          <w:sz w:val="24"/>
          <w:szCs w:val="24"/>
          <w:shd w:val="clear" w:fill="FFFFFF"/>
        </w:rPr>
        <w:t>rewind</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for</w:t>
      </w:r>
      <w:r>
        <w:rPr>
          <w:rFonts w:hint="default" w:ascii="Consolas" w:hAnsi="Consolas" w:eastAsia="Consolas" w:cs="Consolas"/>
          <w:color w:val="000000"/>
          <w:sz w:val="24"/>
          <w:szCs w:val="24"/>
          <w:shd w:val="clear" w:fill="FFFFFF"/>
        </w:rPr>
        <w:t xml:space="preserve">(ColumnHeight_t i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i &lt; SIMD_INPUT; 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#pragma </w:t>
      </w:r>
      <w:r>
        <w:rPr>
          <w:rFonts w:hint="eastAsia" w:ascii="Consolas" w:hAnsi="Consolas" w:cs="Consolas"/>
          <w:color w:val="000000"/>
          <w:sz w:val="24"/>
          <w:szCs w:val="24"/>
          <w:shd w:val="clear" w:fill="FFFFFF"/>
          <w:lang w:eastAsia="zh-CN"/>
        </w:rPr>
        <w:t>HLS</w:t>
      </w:r>
      <w:r>
        <w:rPr>
          <w:rFonts w:hint="default" w:ascii="Consolas" w:hAnsi="Consolas" w:eastAsia="Consolas" w:cs="Consolas"/>
          <w:color w:val="000000"/>
          <w:sz w:val="24"/>
          <w:szCs w:val="24"/>
          <w:shd w:val="clear" w:fill="FFFFFF"/>
        </w:rPr>
        <w:t xml:space="preserve"> UNROLL</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unsigned int </w:t>
      </w:r>
      <w:r>
        <w:rPr>
          <w:rFonts w:hint="default" w:ascii="Consolas" w:hAnsi="Consolas" w:eastAsia="Consolas" w:cs="Consolas"/>
          <w:color w:val="000000"/>
          <w:sz w:val="24"/>
          <w:szCs w:val="24"/>
          <w:shd w:val="clear" w:fill="FFFFFF"/>
        </w:rPr>
        <w:t>PixelInColumn = i*FoldingInput+j;</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ap_uint&lt;PixelWidth&gt; pixel_temp = image_column((PixelInColumn+</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)*PixelWidth-1, PixelInColumn*PixelWidth);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Pixel_t pixel = *</w:t>
      </w:r>
      <w:r>
        <w:rPr>
          <w:rFonts w:hint="default" w:ascii="Consolas" w:hAnsi="Consolas" w:eastAsia="Consolas" w:cs="Consolas"/>
          <w:b/>
          <w:color w:val="660E7A"/>
          <w:sz w:val="24"/>
          <w:szCs w:val="24"/>
          <w:shd w:val="clear" w:fill="FFFFFF"/>
        </w:rPr>
        <w:t>reinterpret_cast</w:t>
      </w:r>
      <w:r>
        <w:rPr>
          <w:rFonts w:hint="default" w:ascii="Consolas" w:hAnsi="Consolas" w:eastAsia="Consolas" w:cs="Consolas"/>
          <w:color w:val="000000"/>
          <w:sz w:val="24"/>
          <w:szCs w:val="24"/>
          <w:shd w:val="clear" w:fill="FFFFFF"/>
        </w:rPr>
        <w:t>&lt;Pixel_t *&gt;(&amp;pixel_temp);</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Weight_t weigth = weights_i[i][j][PE_count][currentHiddenUnit];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808080"/>
          <w:sz w:val="24"/>
          <w:szCs w:val="24"/>
          <w:shd w:val="clear" w:fill="FFFFFF"/>
        </w:rPr>
        <w:t>/* if(currentHiddenUnit==0&amp;&amp;PE_count==0){</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//std::cout&lt;&lt;"FoldingInput:"&lt;&lt;j&lt;&lt;"SIMD_INPUT"&lt;&lt;i&lt;&lt;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color w:val="000000"/>
          <w:sz w:val="24"/>
          <w:szCs w:val="24"/>
          <w:shd w:val="clear" w:fill="FFFFFF"/>
        </w:rPr>
        <w:t>mul_pix[i][j] = pixel * weigth;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for</w:t>
      </w:r>
      <w:r>
        <w:rPr>
          <w:rFonts w:hint="default" w:ascii="Consolas" w:hAnsi="Consolas" w:eastAsia="Consolas" w:cs="Consolas"/>
          <w:color w:val="000000"/>
          <w:sz w:val="24"/>
          <w:szCs w:val="24"/>
          <w:shd w:val="clear" w:fill="FFFFFF"/>
        </w:rPr>
        <w:t xml:space="preserve">(NumberHiddenUnits_t j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j &lt; FoldingRecurrent; j++)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#pragma </w:t>
      </w:r>
      <w:r>
        <w:rPr>
          <w:rFonts w:hint="eastAsia" w:ascii="Consolas" w:hAnsi="Consolas" w:cs="Consolas"/>
          <w:color w:val="000000"/>
          <w:sz w:val="24"/>
          <w:szCs w:val="24"/>
          <w:shd w:val="clear" w:fill="FFFFFF"/>
          <w:lang w:eastAsia="zh-CN"/>
        </w:rPr>
        <w:t>HLS</w:t>
      </w:r>
      <w:r>
        <w:rPr>
          <w:rFonts w:hint="default" w:ascii="Consolas" w:hAnsi="Consolas" w:eastAsia="Consolas" w:cs="Consolas"/>
          <w:color w:val="000000"/>
          <w:sz w:val="24"/>
          <w:szCs w:val="24"/>
          <w:shd w:val="clear" w:fill="FFFFFF"/>
        </w:rPr>
        <w:t xml:space="preserve"> PIPELINE II=</w:t>
      </w:r>
      <w:r>
        <w:rPr>
          <w:rFonts w:hint="default" w:ascii="Consolas" w:hAnsi="Consolas" w:eastAsia="Consolas" w:cs="Consolas"/>
          <w:color w:val="0000FF"/>
          <w:sz w:val="24"/>
          <w:szCs w:val="24"/>
          <w:shd w:val="clear" w:fill="FFFFFF"/>
        </w:rPr>
        <w:t xml:space="preserve">1 </w:t>
      </w:r>
      <w:r>
        <w:rPr>
          <w:rFonts w:hint="default" w:ascii="Consolas" w:hAnsi="Consolas" w:eastAsia="Consolas" w:cs="Consolas"/>
          <w:color w:val="000000"/>
          <w:sz w:val="24"/>
          <w:szCs w:val="24"/>
          <w:shd w:val="clear" w:fill="FFFFFF"/>
        </w:rPr>
        <w:t>rewind</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for</w:t>
      </w:r>
      <w:r>
        <w:rPr>
          <w:rFonts w:hint="default" w:ascii="Consolas" w:hAnsi="Consolas" w:eastAsia="Consolas" w:cs="Consolas"/>
          <w:color w:val="000000"/>
          <w:sz w:val="24"/>
          <w:szCs w:val="24"/>
          <w:shd w:val="clear" w:fill="FFFFFF"/>
        </w:rPr>
        <w:t xml:space="preserve">(NumberHiddenUnits_t  i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i &lt; SIMD_RECURRENT; 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#pragma </w:t>
      </w:r>
      <w:r>
        <w:rPr>
          <w:rFonts w:hint="eastAsia" w:ascii="Consolas" w:hAnsi="Consolas" w:cs="Consolas"/>
          <w:color w:val="000000"/>
          <w:sz w:val="24"/>
          <w:szCs w:val="24"/>
          <w:shd w:val="clear" w:fill="FFFFFF"/>
          <w:lang w:eastAsia="zh-CN"/>
        </w:rPr>
        <w:t>HLS</w:t>
      </w:r>
      <w:r>
        <w:rPr>
          <w:rFonts w:hint="default" w:ascii="Consolas" w:hAnsi="Consolas" w:eastAsia="Consolas" w:cs="Consolas"/>
          <w:color w:val="000000"/>
          <w:sz w:val="24"/>
          <w:szCs w:val="24"/>
          <w:shd w:val="clear" w:fill="FFFFFF"/>
        </w:rPr>
        <w:t xml:space="preserve"> UNROLL</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unsigned int </w:t>
      </w:r>
      <w:r>
        <w:rPr>
          <w:rFonts w:hint="default" w:ascii="Consolas" w:hAnsi="Consolas" w:eastAsia="Consolas" w:cs="Consolas"/>
          <w:color w:val="000000"/>
          <w:sz w:val="24"/>
          <w:szCs w:val="24"/>
          <w:shd w:val="clear" w:fill="FFFFFF"/>
        </w:rPr>
        <w:t>ActivationInRecurrent = i*FoldingRecurrent+j;</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ap_int&lt;OutputActivationWidth&gt; input_temp = inputs((ActivationInRecurrent +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 xml:space="preserve">) * OutputActivationWidth -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 ActivationInRecurrent * OutputActivationWidth);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OutputActivation_t input = *</w:t>
      </w:r>
      <w:r>
        <w:rPr>
          <w:rFonts w:hint="default" w:ascii="Consolas" w:hAnsi="Consolas" w:eastAsia="Consolas" w:cs="Consolas"/>
          <w:b/>
          <w:color w:val="660E7A"/>
          <w:sz w:val="24"/>
          <w:szCs w:val="24"/>
          <w:shd w:val="clear" w:fill="FFFFFF"/>
        </w:rPr>
        <w:t>reinterpret_cast</w:t>
      </w:r>
      <w:r>
        <w:rPr>
          <w:rFonts w:hint="default" w:ascii="Consolas" w:hAnsi="Consolas" w:eastAsia="Consolas" w:cs="Consolas"/>
          <w:color w:val="000000"/>
          <w:sz w:val="24"/>
          <w:szCs w:val="24"/>
          <w:shd w:val="clear" w:fill="FFFFFF"/>
        </w:rPr>
        <w:t>&lt;OutputActivation_t *&gt;(&amp;input_temp);</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808080"/>
          <w:sz w:val="24"/>
          <w:szCs w:val="24"/>
          <w:shd w:val="clear" w:fill="FFFFFF"/>
        </w:rPr>
        <w:t>//std::cout&lt;&lt;"h_prev"&lt;&lt;i*FoldingRecurrent+j&lt;&lt;":"&lt;&lt;input&lt;&lt;",";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color w:val="000000"/>
          <w:sz w:val="24"/>
          <w:szCs w:val="24"/>
          <w:shd w:val="clear" w:fill="FFFFFF"/>
        </w:rPr>
        <w:t>Weight_t weigth = weights_h[i][j][PE_count][currentHiddenUnit];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mul_neuron[i][j] = input * weigth;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808080"/>
          <w:sz w:val="24"/>
          <w:szCs w:val="24"/>
          <w:shd w:val="clear" w:fill="FFFFFF"/>
        </w:rPr>
        <w:t>//std::cout&lt;&lt;std::endl;</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b/>
          <w:color w:val="000080"/>
          <w:sz w:val="24"/>
          <w:szCs w:val="24"/>
          <w:shd w:val="clear" w:fill="FFFFFF"/>
        </w:rPr>
        <w:t>for</w:t>
      </w:r>
      <w:r>
        <w:rPr>
          <w:rFonts w:hint="default" w:ascii="Consolas" w:hAnsi="Consolas" w:eastAsia="Consolas" w:cs="Consolas"/>
          <w:color w:val="000000"/>
          <w:sz w:val="24"/>
          <w:szCs w:val="24"/>
          <w:shd w:val="clear" w:fill="FFFFFF"/>
        </w:rPr>
        <w:t xml:space="preserve">(ColumnHeight_t j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j &lt; FoldingInput; j++)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#pragma </w:t>
      </w:r>
      <w:r>
        <w:rPr>
          <w:rFonts w:hint="eastAsia" w:ascii="Consolas" w:hAnsi="Consolas" w:cs="Consolas"/>
          <w:color w:val="000000"/>
          <w:sz w:val="24"/>
          <w:szCs w:val="24"/>
          <w:shd w:val="clear" w:fill="FFFFFF"/>
          <w:lang w:eastAsia="zh-CN"/>
        </w:rPr>
        <w:t>HLS</w:t>
      </w:r>
      <w:r>
        <w:rPr>
          <w:rFonts w:hint="default" w:ascii="Consolas" w:hAnsi="Consolas" w:eastAsia="Consolas" w:cs="Consolas"/>
          <w:color w:val="000000"/>
          <w:sz w:val="24"/>
          <w:szCs w:val="24"/>
          <w:shd w:val="clear" w:fill="FFFFFF"/>
        </w:rPr>
        <w:t xml:space="preserve"> PIPELINE II=</w:t>
      </w:r>
      <w:r>
        <w:rPr>
          <w:rFonts w:hint="default" w:ascii="Consolas" w:hAnsi="Consolas" w:eastAsia="Consolas" w:cs="Consolas"/>
          <w:color w:val="0000FF"/>
          <w:sz w:val="24"/>
          <w:szCs w:val="24"/>
          <w:shd w:val="clear" w:fill="FFFFFF"/>
        </w:rPr>
        <w:t xml:space="preserve">1 </w:t>
      </w:r>
      <w:r>
        <w:rPr>
          <w:rFonts w:hint="default" w:ascii="Consolas" w:hAnsi="Consolas" w:eastAsia="Consolas" w:cs="Consolas"/>
          <w:color w:val="000000"/>
          <w:sz w:val="24"/>
          <w:szCs w:val="24"/>
          <w:shd w:val="clear" w:fill="FFFFFF"/>
        </w:rPr>
        <w:t>rewind</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for</w:t>
      </w:r>
      <w:r>
        <w:rPr>
          <w:rFonts w:hint="default" w:ascii="Consolas" w:hAnsi="Consolas" w:eastAsia="Consolas" w:cs="Consolas"/>
          <w:color w:val="000000"/>
          <w:sz w:val="24"/>
          <w:szCs w:val="24"/>
          <w:shd w:val="clear" w:fill="FFFFFF"/>
        </w:rPr>
        <w:t xml:space="preserve">(ColumnHeight_t  i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i &lt; SIMD_INPUT; 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#pragma </w:t>
      </w:r>
      <w:r>
        <w:rPr>
          <w:rFonts w:hint="eastAsia" w:ascii="Consolas" w:hAnsi="Consolas" w:cs="Consolas"/>
          <w:color w:val="000000"/>
          <w:sz w:val="24"/>
          <w:szCs w:val="24"/>
          <w:shd w:val="clear" w:fill="FFFFFF"/>
          <w:lang w:eastAsia="zh-CN"/>
        </w:rPr>
        <w:t>HLS</w:t>
      </w:r>
      <w:r>
        <w:rPr>
          <w:rFonts w:hint="default" w:ascii="Consolas" w:hAnsi="Consolas" w:eastAsia="Consolas" w:cs="Consolas"/>
          <w:color w:val="000000"/>
          <w:sz w:val="24"/>
          <w:szCs w:val="24"/>
          <w:shd w:val="clear" w:fill="FFFFFF"/>
        </w:rPr>
        <w:t xml:space="preserve"> UNROLL</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sum_pix += mul_pix[i][j];</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for</w:t>
      </w:r>
      <w:r>
        <w:rPr>
          <w:rFonts w:hint="default" w:ascii="Consolas" w:hAnsi="Consolas" w:eastAsia="Consolas" w:cs="Consolas"/>
          <w:color w:val="000000"/>
          <w:sz w:val="24"/>
          <w:szCs w:val="24"/>
          <w:shd w:val="clear" w:fill="FFFFFF"/>
        </w:rPr>
        <w:t xml:space="preserve">(NumberHiddenUnits_t j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j &lt; FoldingRecurrent; j++)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#pragma </w:t>
      </w:r>
      <w:r>
        <w:rPr>
          <w:rFonts w:hint="eastAsia" w:ascii="Consolas" w:hAnsi="Consolas" w:cs="Consolas"/>
          <w:color w:val="000000"/>
          <w:sz w:val="24"/>
          <w:szCs w:val="24"/>
          <w:shd w:val="clear" w:fill="FFFFFF"/>
          <w:lang w:eastAsia="zh-CN"/>
        </w:rPr>
        <w:t>HLS</w:t>
      </w:r>
      <w:r>
        <w:rPr>
          <w:rFonts w:hint="default" w:ascii="Consolas" w:hAnsi="Consolas" w:eastAsia="Consolas" w:cs="Consolas"/>
          <w:color w:val="000000"/>
          <w:sz w:val="24"/>
          <w:szCs w:val="24"/>
          <w:shd w:val="clear" w:fill="FFFFFF"/>
        </w:rPr>
        <w:t xml:space="preserve"> PIPELINE II=</w:t>
      </w:r>
      <w:r>
        <w:rPr>
          <w:rFonts w:hint="default" w:ascii="Consolas" w:hAnsi="Consolas" w:eastAsia="Consolas" w:cs="Consolas"/>
          <w:color w:val="0000FF"/>
          <w:sz w:val="24"/>
          <w:szCs w:val="24"/>
          <w:shd w:val="clear" w:fill="FFFFFF"/>
        </w:rPr>
        <w:t xml:space="preserve">1 </w:t>
      </w:r>
      <w:r>
        <w:rPr>
          <w:rFonts w:hint="default" w:ascii="Consolas" w:hAnsi="Consolas" w:eastAsia="Consolas" w:cs="Consolas"/>
          <w:color w:val="000000"/>
          <w:sz w:val="24"/>
          <w:szCs w:val="24"/>
          <w:shd w:val="clear" w:fill="FFFFFF"/>
        </w:rPr>
        <w:t>rewind</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for</w:t>
      </w:r>
      <w:r>
        <w:rPr>
          <w:rFonts w:hint="default" w:ascii="Consolas" w:hAnsi="Consolas" w:eastAsia="Consolas" w:cs="Consolas"/>
          <w:color w:val="000000"/>
          <w:sz w:val="24"/>
          <w:szCs w:val="24"/>
          <w:shd w:val="clear" w:fill="FFFFFF"/>
        </w:rPr>
        <w:t xml:space="preserve">(NumberHiddenUnits_t  i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i &lt; SIMD_RECURRENT; i++)</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#pragma </w:t>
      </w:r>
      <w:r>
        <w:rPr>
          <w:rFonts w:hint="eastAsia" w:ascii="Consolas" w:hAnsi="Consolas" w:cs="Consolas"/>
          <w:color w:val="000000"/>
          <w:sz w:val="24"/>
          <w:szCs w:val="24"/>
          <w:shd w:val="clear" w:fill="FFFFFF"/>
          <w:lang w:eastAsia="zh-CN"/>
        </w:rPr>
        <w:t>HLS</w:t>
      </w:r>
      <w:r>
        <w:rPr>
          <w:rFonts w:hint="default" w:ascii="Consolas" w:hAnsi="Consolas" w:eastAsia="Consolas" w:cs="Consolas"/>
          <w:color w:val="000000"/>
          <w:sz w:val="24"/>
          <w:szCs w:val="24"/>
          <w:shd w:val="clear" w:fill="FFFFFF"/>
        </w:rPr>
        <w:t xml:space="preserve"> UNROLL</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sum_neuron += mul_neuron[i][j];</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sum_pix1=sum_pix;</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sum_neuron1=sum_neuron;</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pStyle w:val="6"/>
        <w:numPr>
          <w:ilvl w:val="0"/>
          <w:numId w:val="1"/>
        </w:numPr>
        <w:bidi w:val="0"/>
        <w:rPr>
          <w:rFonts w:hint="eastAsia"/>
          <w:lang w:val="en-US" w:eastAsia="zh-CN"/>
        </w:rPr>
      </w:pPr>
      <w:r>
        <w:rPr>
          <w:rFonts w:hint="eastAsia"/>
          <w:lang w:val="en-US" w:eastAsia="zh-CN"/>
        </w:rPr>
        <w:t>计算Normalization的sqrt和divide模块</w:t>
      </w:r>
    </w:p>
    <w:p>
      <w:pPr>
        <w:spacing w:line="460" w:lineRule="exact"/>
        <w:ind w:firstLine="420"/>
        <w:rPr>
          <w:rFonts w:hint="default" w:ascii="Times New Roman" w:hAnsi="Times New Roman" w:cs="Times New Roman"/>
          <w:sz w:val="24"/>
          <w:szCs w:val="24"/>
          <w:rtl w:val="0"/>
          <w:lang w:val="en-US" w:eastAsia="zh-CN"/>
        </w:rPr>
      </w:pPr>
      <w:r>
        <w:rPr>
          <w:rFonts w:hint="eastAsia" w:ascii="Times New Roman" w:hAnsi="Times New Roman" w:cs="Times New Roman"/>
          <w:sz w:val="24"/>
          <w:szCs w:val="24"/>
          <w:rtl w:val="0"/>
          <w:lang w:val="en-US" w:eastAsia="zh-CN"/>
        </w:rPr>
        <w:t>这一部分的实现由</w:t>
      </w:r>
      <w:r>
        <w:rPr>
          <w:rFonts w:hint="eastAsia" w:cs="Times New Roman"/>
          <w:sz w:val="24"/>
          <w:szCs w:val="24"/>
          <w:rtl w:val="0"/>
          <w:lang w:val="en-US" w:eastAsia="zh-CN"/>
        </w:rPr>
        <w:t>HLS</w:t>
      </w:r>
      <w:r>
        <w:rPr>
          <w:rFonts w:hint="eastAsia" w:ascii="Times New Roman" w:hAnsi="Times New Roman" w:cs="Times New Roman"/>
          <w:sz w:val="24"/>
          <w:szCs w:val="24"/>
          <w:rtl w:val="0"/>
          <w:lang w:val="en-US" w:eastAsia="zh-CN"/>
        </w:rPr>
        <w:t>工具根据涉及到的运算（开根号和除法）自行生成的设计，内部结构可读性不高只做简单的介绍</w:t>
      </w:r>
      <w:r>
        <w:rPr>
          <w:rFonts w:hint="eastAsia" w:cs="Times New Roman"/>
          <w:sz w:val="24"/>
          <w:szCs w:val="24"/>
          <w:rtl w:val="0"/>
          <w:lang w:val="en-US" w:eastAsia="zh-CN"/>
        </w:rPr>
        <w:t>。</w:t>
      </w:r>
      <w:r>
        <w:rPr>
          <w:rFonts w:hint="eastAsia" w:ascii="Times New Roman" w:hAnsi="Times New Roman" w:cs="Times New Roman"/>
          <w:sz w:val="24"/>
          <w:szCs w:val="24"/>
          <w:rtl w:val="0"/>
          <w:lang w:val="en-US" w:eastAsia="zh-CN"/>
        </w:rPr>
        <w:t>除法模块：din0和din1输入除数和被除数，dout输出结果</w:t>
      </w:r>
      <w:r>
        <w:rPr>
          <w:rFonts w:hint="eastAsia" w:cs="Times New Roman"/>
          <w:sz w:val="24"/>
          <w:szCs w:val="24"/>
          <w:rtl w:val="0"/>
          <w:lang w:val="en-US" w:eastAsia="zh-CN"/>
        </w:rPr>
        <w:t>：</w:t>
      </w:r>
    </w:p>
    <w:p>
      <w:pPr>
        <w:rPr>
          <w:rFonts w:hint="default"/>
          <w:lang w:val="en-US" w:eastAsia="zh-CN"/>
        </w:rPr>
      </w:pPr>
    </w:p>
    <w:p>
      <w:pPr>
        <w:rPr>
          <w:rFonts w:hint="default"/>
          <w:lang w:val="en-US" w:eastAsia="zh-CN"/>
        </w:rPr>
      </w:pPr>
      <w:r>
        <w:drawing>
          <wp:inline distT="152400" distB="152400" distL="152400" distR="152400">
            <wp:extent cx="3982085" cy="2465705"/>
            <wp:effectExtent l="0" t="0" r="10795" b="3175"/>
            <wp:docPr id="107374184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4" name="officeArt object"/>
                    <pic:cNvPicPr>
                      <a:picLocks noChangeAspect="1"/>
                    </pic:cNvPicPr>
                  </pic:nvPicPr>
                  <pic:blipFill>
                    <a:blip r:embed="rId98"/>
                    <a:stretch>
                      <a:fillRect/>
                    </a:stretch>
                  </pic:blipFill>
                  <pic:spPr>
                    <a:xfrm>
                      <a:off x="0" y="0"/>
                      <a:ext cx="3982085" cy="2465705"/>
                    </a:xfrm>
                    <a:prstGeom prst="rect">
                      <a:avLst/>
                    </a:prstGeom>
                    <a:ln w="12700" cap="flat">
                      <a:noFill/>
                      <a:miter lim="400000"/>
                      <a:headEnd/>
                      <a:tailEnd/>
                    </a:ln>
                    <a:effectLst/>
                  </pic:spPr>
                </pic:pic>
              </a:graphicData>
            </a:graphic>
          </wp:inline>
        </w:drawing>
      </w:r>
    </w:p>
    <w:p>
      <w:pPr>
        <w:rPr>
          <w:rFonts w:hint="default"/>
          <w:lang w:val="en-US" w:eastAsia="zh-CN"/>
        </w:rPr>
      </w:pPr>
    </w:p>
    <w:p>
      <w:pPr>
        <w:rPr>
          <w:rFonts w:hint="default"/>
          <w:lang w:val="en-US" w:eastAsia="zh-CN"/>
        </w:rPr>
      </w:pPr>
      <w:r>
        <w:rPr>
          <w:rFonts w:hint="eastAsia"/>
          <w:lang w:val="en-US" w:eastAsia="zh-CN"/>
        </w:rPr>
        <w:t>开根号模块：</w:t>
      </w:r>
    </w:p>
    <w:p>
      <w:pPr>
        <w:rPr>
          <w:rFonts w:hint="default"/>
          <w:lang w:val="en-US" w:eastAsia="zh-CN"/>
        </w:rPr>
      </w:pPr>
      <w:r>
        <w:drawing>
          <wp:inline distT="152400" distB="152400" distL="152400" distR="152400">
            <wp:extent cx="2920365" cy="1901190"/>
            <wp:effectExtent l="0" t="0" r="5715" b="3810"/>
            <wp:docPr id="107374184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5" name="officeArt object"/>
                    <pic:cNvPicPr>
                      <a:picLocks noChangeAspect="1"/>
                    </pic:cNvPicPr>
                  </pic:nvPicPr>
                  <pic:blipFill>
                    <a:blip r:embed="rId99"/>
                    <a:stretch>
                      <a:fillRect/>
                    </a:stretch>
                  </pic:blipFill>
                  <pic:spPr>
                    <a:xfrm>
                      <a:off x="0" y="0"/>
                      <a:ext cx="2920365" cy="1901190"/>
                    </a:xfrm>
                    <a:prstGeom prst="rect">
                      <a:avLst/>
                    </a:prstGeom>
                    <a:ln w="12700" cap="flat">
                      <a:noFill/>
                      <a:miter lim="400000"/>
                      <a:headEnd/>
                      <a:tailEnd/>
                    </a:ln>
                    <a:effectLst/>
                  </pic:spPr>
                </pic:pic>
              </a:graphicData>
            </a:graphic>
          </wp:inline>
        </w:drawing>
      </w:r>
    </w:p>
    <w:p>
      <w:pPr>
        <w:pStyle w:val="4"/>
        <w:bidi w:val="0"/>
        <w:rPr>
          <w:rFonts w:hint="eastAsia"/>
          <w:lang w:val="en-US" w:eastAsia="zh-CN"/>
        </w:rPr>
      </w:pPr>
      <w:bookmarkStart w:id="258" w:name="_Toc16438"/>
      <w:bookmarkStart w:id="259" w:name="_Toc27504"/>
      <w:r>
        <w:rPr>
          <w:rFonts w:hint="eastAsia"/>
          <w:lang w:val="en-US" w:eastAsia="zh-CN"/>
        </w:rPr>
        <w:t>4.2.3 输出层模块</w:t>
      </w:r>
      <w:bookmarkEnd w:id="258"/>
      <w:bookmarkEnd w:id="259"/>
    </w:p>
    <w:p>
      <w:pPr>
        <w:jc w:val="center"/>
        <w:rPr>
          <w:rFonts w:hint="default"/>
          <w:lang w:val="en-US" w:eastAsia="zh-CN"/>
        </w:rPr>
      </w:pPr>
      <w:r>
        <w:rPr>
          <w:rFonts w:hint="default"/>
          <w:lang w:val="en-US" w:eastAsia="zh-CN"/>
        </w:rPr>
        <w:drawing>
          <wp:inline distT="0" distB="0" distL="114300" distR="114300">
            <wp:extent cx="4720590" cy="3161665"/>
            <wp:effectExtent l="0" t="0" r="3810" b="8255"/>
            <wp:docPr id="2" name="图片 2" descr="屏幕快照 2020-05-23 下午10.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快照 2020-05-23 下午10.30.12"/>
                    <pic:cNvPicPr>
                      <a:picLocks noChangeAspect="1"/>
                    </pic:cNvPicPr>
                  </pic:nvPicPr>
                  <pic:blipFill>
                    <a:blip r:embed="rId100"/>
                    <a:stretch>
                      <a:fillRect/>
                    </a:stretch>
                  </pic:blipFill>
                  <pic:spPr>
                    <a:xfrm>
                      <a:off x="0" y="0"/>
                      <a:ext cx="4720590" cy="3161665"/>
                    </a:xfrm>
                    <a:prstGeom prst="rect">
                      <a:avLst/>
                    </a:prstGeom>
                  </pic:spPr>
                </pic:pic>
              </a:graphicData>
            </a:graphic>
          </wp:inline>
        </w:drawing>
      </w:r>
    </w:p>
    <w:p>
      <w:pPr>
        <w:rPr>
          <w:rFonts w:hint="default"/>
          <w:lang w:val="en-US" w:eastAsia="zh-CN"/>
        </w:rPr>
      </w:pPr>
    </w:p>
    <w:p>
      <w:pPr>
        <w:spacing w:line="460" w:lineRule="exact"/>
        <w:ind w:firstLine="420"/>
        <w:rPr>
          <w:rFonts w:hint="default" w:ascii="Times New Roman" w:hAnsi="Times New Roman" w:cs="Times New Roman"/>
          <w:sz w:val="24"/>
          <w:szCs w:val="24"/>
          <w:rtl w:val="0"/>
          <w:lang w:val="en-US" w:eastAsia="zh-CN"/>
        </w:rPr>
      </w:pPr>
      <w:r>
        <w:rPr>
          <w:rFonts w:hint="eastAsia" w:ascii="Times New Roman" w:hAnsi="Times New Roman" w:cs="Times New Roman"/>
          <w:sz w:val="24"/>
          <w:szCs w:val="24"/>
          <w:rtl w:val="0"/>
          <w:lang w:val="en-US" w:eastAsia="zh-CN"/>
        </w:rPr>
        <w:t xml:space="preserve">输出口是从input_stream </w:t>
      </w:r>
      <w:r>
        <w:rPr>
          <w:rFonts w:hint="eastAsia" w:cs="Times New Roman"/>
          <w:sz w:val="24"/>
          <w:szCs w:val="24"/>
          <w:rtl w:val="0"/>
          <w:lang w:val="en-US" w:eastAsia="zh-CN"/>
        </w:rPr>
        <w:t>FIFO</w:t>
      </w:r>
      <w:r>
        <w:rPr>
          <w:rFonts w:hint="eastAsia" w:ascii="Times New Roman" w:hAnsi="Times New Roman" w:cs="Times New Roman"/>
          <w:sz w:val="24"/>
          <w:szCs w:val="24"/>
          <w:rtl w:val="0"/>
          <w:lang w:val="en-US" w:eastAsia="zh-CN"/>
        </w:rPr>
        <w:t>读取到的，numberColumns是输入的序列长度，会直接输出，而输出的结果和上一层模块DoCompute的输出相连。内部还有相应的存储模块来保存全连接层的权重参数和偏置。分别为bfc和wfcbfc：存储偏置</w:t>
      </w:r>
    </w:p>
    <w:p>
      <w:pPr>
        <w:jc w:val="center"/>
        <w:rPr>
          <w:rFonts w:hint="default"/>
          <w:lang w:val="en-US" w:eastAsia="zh-CN"/>
        </w:rPr>
      </w:pPr>
      <w:r>
        <w:rPr>
          <w:rFonts w:hint="default"/>
          <w:lang w:val="en-US" w:eastAsia="zh-CN"/>
        </w:rPr>
        <w:drawing>
          <wp:inline distT="0" distB="0" distL="114300" distR="114300">
            <wp:extent cx="2910840" cy="2306320"/>
            <wp:effectExtent l="0" t="0" r="0" b="10160"/>
            <wp:docPr id="4" name="图片 4" descr="屏幕快照 2020-05-23 下午10.3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快照 2020-05-23 下午10.31.51"/>
                    <pic:cNvPicPr>
                      <a:picLocks noChangeAspect="1"/>
                    </pic:cNvPicPr>
                  </pic:nvPicPr>
                  <pic:blipFill>
                    <a:blip r:embed="rId101"/>
                    <a:stretch>
                      <a:fillRect/>
                    </a:stretch>
                  </pic:blipFill>
                  <pic:spPr>
                    <a:xfrm>
                      <a:off x="0" y="0"/>
                      <a:ext cx="2910840" cy="2306320"/>
                    </a:xfrm>
                    <a:prstGeom prst="rect">
                      <a:avLst/>
                    </a:prstGeom>
                  </pic:spPr>
                </pic:pic>
              </a:graphicData>
            </a:graphic>
          </wp:inline>
        </w:drawing>
      </w:r>
    </w:p>
    <w:p>
      <w:pPr>
        <w:spacing w:line="460" w:lineRule="exact"/>
        <w:ind w:firstLine="420"/>
        <w:rPr>
          <w:rFonts w:hint="default" w:ascii="Times New Roman" w:hAnsi="Times New Roman" w:cs="Times New Roman"/>
          <w:sz w:val="24"/>
          <w:szCs w:val="24"/>
          <w:rtl w:val="0"/>
          <w:lang w:val="en-US" w:eastAsia="zh-CN"/>
        </w:rPr>
      </w:pPr>
      <w:r>
        <w:rPr>
          <w:rFonts w:hint="eastAsia" w:ascii="Times New Roman" w:hAnsi="Times New Roman" w:cs="Times New Roman"/>
          <w:sz w:val="24"/>
          <w:szCs w:val="24"/>
          <w:rtl w:val="0"/>
          <w:lang w:val="en-US" w:eastAsia="zh-CN"/>
        </w:rPr>
        <w:t>如3.1.4部分介绍，每次并行计算的乘法次数为numberHiddenUnits,所以一次计算需要numberHiddenUnits个权重参数，</w:t>
      </w:r>
      <w:r>
        <w:rPr>
          <w:rFonts w:hint="eastAsia" w:cs="Times New Roman"/>
          <w:sz w:val="24"/>
          <w:szCs w:val="24"/>
          <w:rtl w:val="0"/>
          <w:lang w:val="en-US" w:eastAsia="zh-CN"/>
        </w:rPr>
        <w:t>本次大作业</w:t>
      </w:r>
      <w:r>
        <w:rPr>
          <w:rFonts w:hint="eastAsia" w:ascii="Times New Roman" w:hAnsi="Times New Roman" w:cs="Times New Roman"/>
          <w:sz w:val="24"/>
          <w:szCs w:val="24"/>
          <w:rtl w:val="0"/>
          <w:lang w:val="en-US" w:eastAsia="zh-CN"/>
        </w:rPr>
        <w:t>权重参数为8，numberHiddenUnits=512所以输出端口的位宽为4096。为了加快速度，对每一次乘法之间进行流水线优化，所以相应的权重参数</w:t>
      </w:r>
      <w:r>
        <w:rPr>
          <w:rFonts w:hint="eastAsia" w:cs="Times New Roman"/>
          <w:sz w:val="24"/>
          <w:szCs w:val="24"/>
          <w:rtl w:val="0"/>
          <w:lang w:val="en-US" w:eastAsia="zh-CN"/>
        </w:rPr>
        <w:t>ROM</w:t>
      </w:r>
      <w:r>
        <w:rPr>
          <w:rFonts w:hint="eastAsia" w:ascii="Times New Roman" w:hAnsi="Times New Roman" w:cs="Times New Roman"/>
          <w:sz w:val="24"/>
          <w:szCs w:val="24"/>
          <w:rtl w:val="0"/>
          <w:lang w:val="en-US" w:eastAsia="zh-CN"/>
        </w:rPr>
        <w:t>也支持多端口，如下图</w:t>
      </w:r>
      <w:r>
        <w:rPr>
          <w:rFonts w:hint="eastAsia" w:cs="Times New Roman"/>
          <w:sz w:val="24"/>
          <w:szCs w:val="24"/>
          <w:rtl w:val="0"/>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2384256" behindDoc="0" locked="0" layoutInCell="1" allowOverlap="1">
            <wp:simplePos x="0" y="0"/>
            <wp:positionH relativeFrom="column">
              <wp:posOffset>1384300</wp:posOffset>
            </wp:positionH>
            <wp:positionV relativeFrom="paragraph">
              <wp:posOffset>59055</wp:posOffset>
            </wp:positionV>
            <wp:extent cx="2716530" cy="5423535"/>
            <wp:effectExtent l="0" t="0" r="11430" b="1905"/>
            <wp:wrapTopAndBottom/>
            <wp:docPr id="3" name="图片 3" descr="屏幕快照 2020-05-23 下午10.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快照 2020-05-23 下午10.31.20"/>
                    <pic:cNvPicPr>
                      <a:picLocks noChangeAspect="1"/>
                    </pic:cNvPicPr>
                  </pic:nvPicPr>
                  <pic:blipFill>
                    <a:blip r:embed="rId102"/>
                    <a:stretch>
                      <a:fillRect/>
                    </a:stretch>
                  </pic:blipFill>
                  <pic:spPr>
                    <a:xfrm>
                      <a:off x="0" y="0"/>
                      <a:ext cx="2716530" cy="5423535"/>
                    </a:xfrm>
                    <a:prstGeom prst="rect">
                      <a:avLst/>
                    </a:prstGeom>
                  </pic:spPr>
                </pic:pic>
              </a:graphicData>
            </a:graphic>
          </wp:anchor>
        </w:drawing>
      </w:r>
    </w:p>
    <w:p>
      <w:pPr>
        <w:rPr>
          <w:rFonts w:hint="eastAsia"/>
          <w:lang w:val="en-US" w:eastAsia="zh-CN"/>
        </w:rPr>
      </w:pPr>
      <w:r>
        <w:rPr>
          <w:rFonts w:hint="eastAsia"/>
          <w:lang w:val="en-US" w:eastAsia="zh-CN"/>
        </w:rPr>
        <w:t>输出层的代码实现：</w:t>
      </w:r>
    </w:p>
    <w:p>
      <w:pPr>
        <w:rPr>
          <w:rFonts w:hint="default"/>
          <w:sz w:val="24"/>
          <w:szCs w:val="24"/>
          <w:lang w:val="en-US" w:eastAsia="zh-CN"/>
        </w:rPr>
      </w:pPr>
    </w:p>
    <w:p>
      <w:pPr>
        <w:pStyle w:val="14"/>
        <w:keepNext w:val="0"/>
        <w:keepLines w:val="0"/>
        <w:widowControl/>
        <w:suppressLineNumbers w:val="0"/>
        <w:shd w:val="clear" w:fill="FFFFFF"/>
        <w:rPr>
          <w:rFonts w:ascii="Consolas" w:hAnsi="Consolas" w:eastAsia="Consolas" w:cs="Consolas"/>
          <w:color w:val="000000"/>
          <w:sz w:val="24"/>
          <w:szCs w:val="24"/>
        </w:rPr>
      </w:pPr>
      <w:r>
        <w:rPr>
          <w:rFonts w:hint="default" w:ascii="Consolas" w:hAnsi="Consolas" w:eastAsia="Consolas" w:cs="Consolas"/>
          <w:color w:val="000000"/>
          <w:sz w:val="24"/>
          <w:szCs w:val="24"/>
          <w:shd w:val="clear" w:fill="FFFFFF"/>
        </w:rPr>
        <w:t>template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&lt;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660E7A"/>
          <w:sz w:val="24"/>
          <w:szCs w:val="24"/>
          <w:shd w:val="clear" w:fill="FFFFFF"/>
        </w:rPr>
        <w:t xml:space="preserve">typename </w:t>
      </w:r>
      <w:r>
        <w:rPr>
          <w:rFonts w:hint="default" w:ascii="Consolas" w:hAnsi="Consolas" w:eastAsia="Consolas" w:cs="Consolas"/>
          <w:color w:val="000000"/>
          <w:sz w:val="24"/>
          <w:szCs w:val="24"/>
          <w:shd w:val="clear" w:fill="FFFFFF"/>
        </w:rPr>
        <w:t>Bias_fc_t,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000080"/>
          <w:sz w:val="24"/>
          <w:szCs w:val="24"/>
          <w:shd w:val="clear" w:fill="FFFFFF"/>
        </w:rPr>
        <w:t xml:space="preserve">unsigned int </w:t>
      </w:r>
      <w:r>
        <w:rPr>
          <w:rFonts w:hint="default" w:ascii="Consolas" w:hAnsi="Consolas" w:eastAsia="Consolas" w:cs="Consolas"/>
          <w:color w:val="000000"/>
          <w:sz w:val="24"/>
          <w:szCs w:val="24"/>
          <w:shd w:val="clear" w:fill="FFFFFF"/>
        </w:rPr>
        <w:t>BiasWidth_fc,</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660E7A"/>
          <w:sz w:val="24"/>
          <w:szCs w:val="24"/>
          <w:shd w:val="clear" w:fill="FFFFFF"/>
        </w:rPr>
        <w:t xml:space="preserve">typename </w:t>
      </w:r>
      <w:r>
        <w:rPr>
          <w:rFonts w:hint="default" w:ascii="Consolas" w:hAnsi="Consolas" w:eastAsia="Consolas" w:cs="Consolas"/>
          <w:color w:val="000000"/>
          <w:sz w:val="24"/>
          <w:szCs w:val="24"/>
          <w:shd w:val="clear" w:fill="FFFFFF"/>
        </w:rPr>
        <w:t>Weight_fc_t,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000080"/>
          <w:sz w:val="24"/>
          <w:szCs w:val="24"/>
          <w:shd w:val="clear" w:fill="FFFFFF"/>
        </w:rPr>
        <w:t xml:space="preserve">unsigned int </w:t>
      </w:r>
      <w:r>
        <w:rPr>
          <w:rFonts w:hint="default" w:ascii="Consolas" w:hAnsi="Consolas" w:eastAsia="Consolas" w:cs="Consolas"/>
          <w:color w:val="000000"/>
          <w:sz w:val="24"/>
          <w:szCs w:val="24"/>
          <w:shd w:val="clear" w:fill="FFFFFF"/>
        </w:rPr>
        <w:t>WeightWidth_fc,</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660E7A"/>
          <w:sz w:val="24"/>
          <w:szCs w:val="24"/>
          <w:shd w:val="clear" w:fill="FFFFFF"/>
        </w:rPr>
        <w:t xml:space="preserve">typename </w:t>
      </w:r>
      <w:r>
        <w:rPr>
          <w:rFonts w:hint="default" w:ascii="Consolas" w:hAnsi="Consolas" w:eastAsia="Consolas" w:cs="Consolas"/>
          <w:color w:val="000000"/>
          <w:sz w:val="24"/>
          <w:szCs w:val="24"/>
          <w:shd w:val="clear" w:fill="FFFFFF"/>
        </w:rPr>
        <w:t>OutputActivationHiddenLayer_t,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000080"/>
          <w:sz w:val="24"/>
          <w:szCs w:val="24"/>
          <w:shd w:val="clear" w:fill="FFFFFF"/>
        </w:rPr>
        <w:t xml:space="preserve">unsigned int </w:t>
      </w:r>
      <w:r>
        <w:rPr>
          <w:rFonts w:hint="default" w:ascii="Consolas" w:hAnsi="Consolas" w:eastAsia="Consolas" w:cs="Consolas"/>
          <w:color w:val="000000"/>
          <w:sz w:val="24"/>
          <w:szCs w:val="24"/>
          <w:shd w:val="clear" w:fill="FFFFFF"/>
        </w:rPr>
        <w:t>OutputActivationHiddenLayerWidth,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660E7A"/>
          <w:sz w:val="24"/>
          <w:szCs w:val="24"/>
          <w:shd w:val="clear" w:fill="FFFFFF"/>
        </w:rPr>
        <w:t xml:space="preserve">typename </w:t>
      </w:r>
      <w:r>
        <w:rPr>
          <w:rFonts w:hint="default" w:ascii="Consolas" w:hAnsi="Consolas" w:eastAsia="Consolas" w:cs="Consolas"/>
          <w:color w:val="000000"/>
          <w:sz w:val="24"/>
          <w:szCs w:val="24"/>
          <w:shd w:val="clear" w:fill="FFFFFF"/>
        </w:rPr>
        <w:t>OutputActivationOutputLayer_t,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000080"/>
          <w:sz w:val="24"/>
          <w:szCs w:val="24"/>
          <w:shd w:val="clear" w:fill="FFFFFF"/>
        </w:rPr>
        <w:t xml:space="preserve">unsigned int </w:t>
      </w:r>
      <w:r>
        <w:rPr>
          <w:rFonts w:hint="default" w:ascii="Consolas" w:hAnsi="Consolas" w:eastAsia="Consolas" w:cs="Consolas"/>
          <w:color w:val="000000"/>
          <w:sz w:val="24"/>
          <w:szCs w:val="24"/>
          <w:shd w:val="clear" w:fill="FFFFFF"/>
        </w:rPr>
        <w:t>OutputActivationOutputLayerWidth,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660E7A"/>
          <w:sz w:val="24"/>
          <w:szCs w:val="24"/>
          <w:shd w:val="clear" w:fill="FFFFFF"/>
        </w:rPr>
        <w:t xml:space="preserve">typename </w:t>
      </w:r>
      <w:r>
        <w:rPr>
          <w:rFonts w:hint="default" w:ascii="Consolas" w:hAnsi="Consolas" w:eastAsia="Consolas" w:cs="Consolas"/>
          <w:color w:val="000000"/>
          <w:sz w:val="24"/>
          <w:szCs w:val="24"/>
          <w:shd w:val="clear" w:fill="FFFFFF"/>
        </w:rPr>
        <w:t>NumberHiddenUnits_t,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000080"/>
          <w:sz w:val="24"/>
          <w:szCs w:val="24"/>
          <w:shd w:val="clear" w:fill="FFFFFF"/>
        </w:rPr>
        <w:t xml:space="preserve">unsigned int </w:t>
      </w:r>
      <w:r>
        <w:rPr>
          <w:rFonts w:hint="default" w:ascii="Consolas" w:hAnsi="Consolas" w:eastAsia="Consolas" w:cs="Consolas"/>
          <w:color w:val="000000"/>
          <w:sz w:val="24"/>
          <w:szCs w:val="24"/>
          <w:shd w:val="clear" w:fill="FFFFFF"/>
        </w:rPr>
        <w:t>NumberHiddenUnits,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660E7A"/>
          <w:sz w:val="24"/>
          <w:szCs w:val="24"/>
          <w:shd w:val="clear" w:fill="FFFFFF"/>
        </w:rPr>
        <w:t xml:space="preserve">typename </w:t>
      </w:r>
      <w:r>
        <w:rPr>
          <w:rFonts w:hint="default" w:ascii="Consolas" w:hAnsi="Consolas" w:eastAsia="Consolas" w:cs="Consolas"/>
          <w:color w:val="000000"/>
          <w:sz w:val="24"/>
          <w:szCs w:val="24"/>
          <w:shd w:val="clear" w:fill="FFFFFF"/>
        </w:rPr>
        <w:t>NumberOutputUnits_t,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000080"/>
          <w:sz w:val="24"/>
          <w:szCs w:val="24"/>
          <w:shd w:val="clear" w:fill="FFFFFF"/>
        </w:rPr>
        <w:t xml:space="preserve">unsigned int </w:t>
      </w:r>
      <w:r>
        <w:rPr>
          <w:rFonts w:hint="default" w:ascii="Consolas" w:hAnsi="Consolas" w:eastAsia="Consolas" w:cs="Consolas"/>
          <w:color w:val="000000"/>
          <w:sz w:val="24"/>
          <w:szCs w:val="24"/>
          <w:shd w:val="clear" w:fill="FFFFFF"/>
        </w:rPr>
        <w:t>NumberOutputUnits,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660E7A"/>
          <w:sz w:val="24"/>
          <w:szCs w:val="24"/>
          <w:shd w:val="clear" w:fill="FFFFFF"/>
        </w:rPr>
        <w:t xml:space="preserve">typename </w:t>
      </w:r>
      <w:r>
        <w:rPr>
          <w:rFonts w:hint="default" w:ascii="Consolas" w:hAnsi="Consolas" w:eastAsia="Consolas" w:cs="Consolas"/>
          <w:color w:val="000000"/>
          <w:sz w:val="24"/>
          <w:szCs w:val="24"/>
          <w:shd w:val="clear" w:fill="FFFFFF"/>
        </w:rPr>
        <w:t>NumberColumns_t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&gt;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000080"/>
          <w:sz w:val="24"/>
          <w:szCs w:val="24"/>
          <w:shd w:val="clear" w:fill="FFFFFF"/>
        </w:rPr>
        <w:t xml:space="preserve">void </w:t>
      </w:r>
      <w:r>
        <w:rPr>
          <w:rFonts w:hint="default" w:ascii="Consolas" w:hAnsi="Consolas" w:eastAsia="Consolas" w:cs="Consolas"/>
          <w:color w:val="000000"/>
          <w:sz w:val="24"/>
          <w:szCs w:val="24"/>
          <w:shd w:val="clear" w:fill="FFFFFF"/>
        </w:rPr>
        <w:t>OutputLayer(</w:t>
      </w:r>
      <w:r>
        <w:rPr>
          <w:rFonts w:hint="default" w:ascii="Consolas" w:hAnsi="Consolas" w:eastAsia="Consolas" w:cs="Consolas"/>
          <w:b/>
          <w:color w:val="000080"/>
          <w:sz w:val="24"/>
          <w:szCs w:val="24"/>
          <w:shd w:val="clear" w:fill="FFFFFF"/>
        </w:rPr>
        <w:t xml:space="preserve">const </w:t>
      </w:r>
      <w:r>
        <w:rPr>
          <w:rFonts w:hint="default" w:ascii="Consolas" w:hAnsi="Consolas" w:eastAsia="Consolas" w:cs="Consolas"/>
          <w:color w:val="000000"/>
          <w:sz w:val="24"/>
          <w:szCs w:val="24"/>
          <w:shd w:val="clear" w:fill="FFFFFF"/>
        </w:rPr>
        <w:t>Bias_fc_t biases[NumberOutputUnits],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const </w:t>
      </w:r>
      <w:r>
        <w:rPr>
          <w:rFonts w:hint="default" w:ascii="Consolas" w:hAnsi="Consolas" w:eastAsia="Consolas" w:cs="Consolas"/>
          <w:color w:val="000000"/>
          <w:sz w:val="24"/>
          <w:szCs w:val="24"/>
          <w:shd w:val="clear" w:fill="FFFFFF"/>
        </w:rPr>
        <w:t>Weight_fc_t weights[NumberHiddenUnits][NumberOutputUnits],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NumberColumns_t numberOfColumns,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eastAsia" w:ascii="Consolas" w:hAnsi="Consolas" w:cs="Consolas"/>
          <w:color w:val="000000"/>
          <w:sz w:val="24"/>
          <w:szCs w:val="24"/>
          <w:shd w:val="clear" w:fill="FFFFFF"/>
          <w:lang w:eastAsia="zh-CN"/>
        </w:rPr>
        <w:t>HLS</w:t>
      </w:r>
      <w:r>
        <w:rPr>
          <w:rFonts w:hint="default" w:ascii="Consolas" w:hAnsi="Consolas" w:eastAsia="Consolas" w:cs="Consolas"/>
          <w:color w:val="000000"/>
          <w:sz w:val="24"/>
          <w:szCs w:val="24"/>
          <w:shd w:val="clear" w:fill="FFFFFF"/>
        </w:rPr>
        <w:t>::stream&lt;ap_uint&lt;OutputActivationHiddenLayerWidth * NumberHiddenUnits&gt; &gt; &amp;input_stream,</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eastAsia" w:ascii="Consolas" w:hAnsi="Consolas" w:cs="Consolas"/>
          <w:color w:val="000000"/>
          <w:sz w:val="24"/>
          <w:szCs w:val="24"/>
          <w:shd w:val="clear" w:fill="FFFFFF"/>
          <w:lang w:eastAsia="zh-CN"/>
        </w:rPr>
        <w:t>HLS</w:t>
      </w:r>
      <w:r>
        <w:rPr>
          <w:rFonts w:hint="default" w:ascii="Consolas" w:hAnsi="Consolas" w:eastAsia="Consolas" w:cs="Consolas"/>
          <w:color w:val="000000"/>
          <w:sz w:val="24"/>
          <w:szCs w:val="24"/>
          <w:shd w:val="clear" w:fill="FFFFFF"/>
        </w:rPr>
        <w:t>::stream&lt;OutputActivationOutputLayer_t&gt; &amp;output_stream)</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ap_uint&lt;OutputActivationHiddenLayerWidth * NumberHiddenUnits&gt; input_stream_temp;</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OutputActivationOutputLayer_t mul[NumberHiddenUnits];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OutputActivationOutputLayer_t sum;</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#pragma </w:t>
      </w:r>
      <w:r>
        <w:rPr>
          <w:rFonts w:hint="eastAsia" w:ascii="Consolas" w:hAnsi="Consolas" w:cs="Consolas"/>
          <w:color w:val="000000"/>
          <w:sz w:val="24"/>
          <w:szCs w:val="24"/>
          <w:shd w:val="clear" w:fill="FFFFFF"/>
          <w:lang w:eastAsia="zh-CN"/>
        </w:rPr>
        <w:t>HLS</w:t>
      </w:r>
      <w:r>
        <w:rPr>
          <w:rFonts w:hint="default" w:ascii="Consolas" w:hAnsi="Consolas" w:eastAsia="Consolas" w:cs="Consolas"/>
          <w:color w:val="000000"/>
          <w:sz w:val="24"/>
          <w:szCs w:val="24"/>
          <w:shd w:val="clear" w:fill="FFFFFF"/>
        </w:rPr>
        <w:t xml:space="preserve"> ARRAY_PARTITION variable=mul complete dim=</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FF"/>
          <w:sz w:val="24"/>
          <w:szCs w:val="24"/>
          <w:shd w:val="clear" w:fill="FFFFFF"/>
        </w:rPr>
        <w:br w:type="textWrapping"/>
      </w:r>
      <w:r>
        <w:rPr>
          <w:rFonts w:hint="default" w:ascii="Consolas" w:hAnsi="Consolas" w:eastAsia="Consolas" w:cs="Consolas"/>
          <w:color w:val="0000FF"/>
          <w:sz w:val="24"/>
          <w:szCs w:val="24"/>
          <w:shd w:val="clear" w:fill="FFFFFF"/>
        </w:rPr>
        <w:br w:type="textWrapping"/>
      </w:r>
      <w:r>
        <w:rPr>
          <w:rFonts w:hint="default" w:ascii="Consolas" w:hAnsi="Consolas" w:eastAsia="Consolas" w:cs="Consolas"/>
          <w:color w:val="0000FF"/>
          <w:sz w:val="24"/>
          <w:szCs w:val="24"/>
          <w:shd w:val="clear" w:fill="FFFFFF"/>
        </w:rPr>
        <w:t xml:space="preserve">   </w:t>
      </w:r>
      <w:r>
        <w:rPr>
          <w:rFonts w:hint="default" w:ascii="Consolas" w:hAnsi="Consolas" w:eastAsia="Consolas" w:cs="Consolas"/>
          <w:b/>
          <w:color w:val="000080"/>
          <w:sz w:val="24"/>
          <w:szCs w:val="24"/>
          <w:shd w:val="clear" w:fill="FFFFFF"/>
        </w:rPr>
        <w:t>for</w:t>
      </w:r>
      <w:r>
        <w:rPr>
          <w:rFonts w:hint="default" w:ascii="Consolas" w:hAnsi="Consolas" w:eastAsia="Consolas" w:cs="Consolas"/>
          <w:color w:val="000000"/>
          <w:sz w:val="24"/>
          <w:szCs w:val="24"/>
          <w:shd w:val="clear" w:fill="FFFFFF"/>
        </w:rPr>
        <w:t xml:space="preserve">(NumberColumns_t currentColumn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currentColumn &lt; numberOfColumns; currentColumn++)</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input_stream.read(input_stream_temp);</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for</w:t>
      </w:r>
      <w:r>
        <w:rPr>
          <w:rFonts w:hint="default" w:ascii="Consolas" w:hAnsi="Consolas" w:eastAsia="Consolas" w:cs="Consolas"/>
          <w:color w:val="000000"/>
          <w:sz w:val="24"/>
          <w:szCs w:val="24"/>
          <w:shd w:val="clear" w:fill="FFFFFF"/>
        </w:rPr>
        <w:t xml:space="preserve">(NumberOutputUnits_t currentClass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currentClass &lt; NumberOutputUnits; currentClass++)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#pragma </w:t>
      </w:r>
      <w:r>
        <w:rPr>
          <w:rFonts w:hint="eastAsia" w:ascii="Consolas" w:hAnsi="Consolas" w:cs="Consolas"/>
          <w:color w:val="000000"/>
          <w:sz w:val="24"/>
          <w:szCs w:val="24"/>
          <w:shd w:val="clear" w:fill="FFFFFF"/>
          <w:lang w:eastAsia="zh-CN"/>
        </w:rPr>
        <w:t>HLS</w:t>
      </w:r>
      <w:r>
        <w:rPr>
          <w:rFonts w:hint="default" w:ascii="Consolas" w:hAnsi="Consolas" w:eastAsia="Consolas" w:cs="Consolas"/>
          <w:color w:val="000000"/>
          <w:sz w:val="24"/>
          <w:szCs w:val="24"/>
          <w:shd w:val="clear" w:fill="FFFFFF"/>
        </w:rPr>
        <w:t xml:space="preserve"> PIPELINE II=</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FF"/>
          <w:sz w:val="24"/>
          <w:szCs w:val="24"/>
          <w:shd w:val="clear" w:fill="FFFFFF"/>
        </w:rPr>
        <w:br w:type="textWrapping"/>
      </w:r>
      <w:r>
        <w:rPr>
          <w:rFonts w:hint="default" w:ascii="Consolas" w:hAnsi="Consolas" w:eastAsia="Consolas" w:cs="Consolas"/>
          <w:color w:val="0000FF"/>
          <w:sz w:val="24"/>
          <w:szCs w:val="24"/>
          <w:shd w:val="clear" w:fill="FFFFFF"/>
        </w:rPr>
        <w:br w:type="textWrapping"/>
      </w:r>
      <w:r>
        <w:rPr>
          <w:rFonts w:hint="default" w:ascii="Consolas" w:hAnsi="Consolas" w:eastAsia="Consolas" w:cs="Consolas"/>
          <w:color w:val="0000FF"/>
          <w:sz w:val="24"/>
          <w:szCs w:val="24"/>
          <w:shd w:val="clear" w:fill="FFFFFF"/>
        </w:rPr>
        <w:t xml:space="preserve">            </w:t>
      </w:r>
      <w:r>
        <w:rPr>
          <w:rFonts w:hint="default" w:ascii="Consolas" w:hAnsi="Consolas" w:eastAsia="Consolas" w:cs="Consolas"/>
          <w:color w:val="000000"/>
          <w:sz w:val="24"/>
          <w:szCs w:val="24"/>
          <w:shd w:val="clear" w:fill="FFFFFF"/>
        </w:rPr>
        <w:t>Bias_fc_t bias = biases[currentClass];</w:t>
      </w:r>
      <w:r>
        <w:rPr>
          <w:rFonts w:hint="default" w:ascii="Consolas" w:hAnsi="Consolas" w:eastAsia="Consolas" w:cs="Consolas"/>
          <w:i/>
          <w:color w:val="808080"/>
          <w:sz w:val="24"/>
          <w:szCs w:val="24"/>
          <w:shd w:val="clear" w:fill="FFFFFF"/>
        </w:rPr>
        <w:t>//[count * NumberOutputUnits + currentClass];</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//Bias_fc_t bias = *reinterpret_cast&lt;Bias_fc_t *&gt;(&amp;bias_temp);</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color w:val="000000"/>
          <w:sz w:val="24"/>
          <w:szCs w:val="24"/>
          <w:shd w:val="clear" w:fill="FFFFFF"/>
        </w:rPr>
        <w:t>sum = (OutputActivationOutputLayer_t)bias;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for</w:t>
      </w:r>
      <w:r>
        <w:rPr>
          <w:rFonts w:hint="default" w:ascii="Consolas" w:hAnsi="Consolas" w:eastAsia="Consolas" w:cs="Consolas"/>
          <w:color w:val="000000"/>
          <w:sz w:val="24"/>
          <w:szCs w:val="24"/>
          <w:shd w:val="clear" w:fill="FFFFFF"/>
        </w:rPr>
        <w:t xml:space="preserve">(NumberHiddenUnits_t currentHiddenUnit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currentHiddenUnit &lt; NumberHiddenUnits; currentHiddenUnit++)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#pragma </w:t>
      </w:r>
      <w:r>
        <w:rPr>
          <w:rFonts w:hint="eastAsia" w:ascii="Consolas" w:hAnsi="Consolas" w:cs="Consolas"/>
          <w:color w:val="000000"/>
          <w:sz w:val="24"/>
          <w:szCs w:val="24"/>
          <w:shd w:val="clear" w:fill="FFFFFF"/>
          <w:lang w:eastAsia="zh-CN"/>
        </w:rPr>
        <w:t>HLS</w:t>
      </w:r>
      <w:r>
        <w:rPr>
          <w:rFonts w:hint="default" w:ascii="Consolas" w:hAnsi="Consolas" w:eastAsia="Consolas" w:cs="Consolas"/>
          <w:color w:val="000000"/>
          <w:sz w:val="24"/>
          <w:szCs w:val="24"/>
          <w:shd w:val="clear" w:fill="FFFFFF"/>
        </w:rPr>
        <w:t xml:space="preserve"> UNROLL</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ap_int&lt;OutputActivationHiddenLayerWidth&gt; input_temp = input_stream_temp((currentHiddenUnit +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 xml:space="preserve">) * OutputActivationHiddenLayerWidth -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 currentHiddenUnit * OutputActivationHiddenLayerWidth);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OutputActivationHiddenLayer_t input = *</w:t>
      </w:r>
      <w:r>
        <w:rPr>
          <w:rFonts w:hint="default" w:ascii="Consolas" w:hAnsi="Consolas" w:eastAsia="Consolas" w:cs="Consolas"/>
          <w:b/>
          <w:color w:val="660E7A"/>
          <w:sz w:val="24"/>
          <w:szCs w:val="24"/>
          <w:shd w:val="clear" w:fill="FFFFFF"/>
        </w:rPr>
        <w:t>reinterpret_cast</w:t>
      </w:r>
      <w:r>
        <w:rPr>
          <w:rFonts w:hint="default" w:ascii="Consolas" w:hAnsi="Consolas" w:eastAsia="Consolas" w:cs="Consolas"/>
          <w:color w:val="000000"/>
          <w:sz w:val="24"/>
          <w:szCs w:val="24"/>
          <w:shd w:val="clear" w:fill="FFFFFF"/>
        </w:rPr>
        <w:t>&lt;OutputActivationHiddenLayer_t *&gt;(&amp;input_temp);</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Weight_fc_t weigth = weights[currentHiddenUnit][currentClass];</w:t>
      </w:r>
      <w:r>
        <w:rPr>
          <w:rFonts w:hint="default" w:ascii="Consolas" w:hAnsi="Consolas" w:eastAsia="Consolas" w:cs="Consolas"/>
          <w:i/>
          <w:color w:val="808080"/>
          <w:sz w:val="24"/>
          <w:szCs w:val="24"/>
          <w:shd w:val="clear" w:fill="FFFFFF"/>
        </w:rPr>
        <w:t>//[count * NumberOutputUnits + currentClass];</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//Weight_fc_t weigth = *reinterpret_cast&lt;Weight_fc_t *&gt;(&amp;weigth_temp);</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/*if(currentClass==0)</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{std::cout&lt;&lt;currentHiddenUnit&lt;&lt;":"&lt;&lt;input&lt;&lt;std::endl;}*/</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color w:val="000000"/>
          <w:sz w:val="24"/>
          <w:szCs w:val="24"/>
          <w:shd w:val="clear" w:fill="FFFFFF"/>
        </w:rPr>
        <w:t>mul[currentHiddenUnit] = input * weigth;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for</w:t>
      </w:r>
      <w:r>
        <w:rPr>
          <w:rFonts w:hint="default" w:ascii="Consolas" w:hAnsi="Consolas" w:eastAsia="Consolas" w:cs="Consolas"/>
          <w:color w:val="000000"/>
          <w:sz w:val="24"/>
          <w:szCs w:val="24"/>
          <w:shd w:val="clear" w:fill="FFFFFF"/>
        </w:rPr>
        <w:t xml:space="preserve">(NumberHiddenUnits_t currentHiddenUnit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currentHiddenUnit &lt; NumberHiddenUnits; currentHiddenUnit++)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#pragma </w:t>
      </w:r>
      <w:r>
        <w:rPr>
          <w:rFonts w:hint="eastAsia" w:ascii="Consolas" w:hAnsi="Consolas" w:cs="Consolas"/>
          <w:color w:val="000000"/>
          <w:sz w:val="24"/>
          <w:szCs w:val="24"/>
          <w:shd w:val="clear" w:fill="FFFFFF"/>
          <w:lang w:eastAsia="zh-CN"/>
        </w:rPr>
        <w:t>HLS</w:t>
      </w:r>
      <w:r>
        <w:rPr>
          <w:rFonts w:hint="default" w:ascii="Consolas" w:hAnsi="Consolas" w:eastAsia="Consolas" w:cs="Consolas"/>
          <w:color w:val="000000"/>
          <w:sz w:val="24"/>
          <w:szCs w:val="24"/>
          <w:shd w:val="clear" w:fill="FFFFFF"/>
        </w:rPr>
        <w:t xml:space="preserve"> UNROLL</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sum += mul[currentHiddenUnit];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output_stream.write(sum);</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i/>
          <w:color w:val="808080"/>
          <w:sz w:val="24"/>
          <w:szCs w:val="24"/>
          <w:shd w:val="clear" w:fill="FFFFFF"/>
        </w:rPr>
        <w:t>//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rPr>
          <w:rFonts w:hint="default"/>
          <w:lang w:val="en-US" w:eastAsia="zh-CN"/>
        </w:rPr>
      </w:pPr>
    </w:p>
    <w:p>
      <w:pPr>
        <w:rPr>
          <w:rFonts w:hint="default"/>
          <w:lang w:val="en-US" w:eastAsia="zh-CN"/>
        </w:rPr>
      </w:pPr>
    </w:p>
    <w:p>
      <w:pPr>
        <w:rPr>
          <w:rFonts w:asciiTheme="minorEastAsia" w:hAnsiTheme="minorEastAsia" w:eastAsiaTheme="minorEastAsia"/>
        </w:rPr>
        <w:sectPr>
          <w:headerReference r:id="rId12" w:type="default"/>
          <w:pgSz w:w="11906" w:h="16838"/>
          <w:pgMar w:top="1418" w:right="1418" w:bottom="1418" w:left="1701" w:header="851" w:footer="851" w:gutter="0"/>
          <w:pgBorders>
            <w:top w:val="none" w:sz="0" w:space="0"/>
            <w:left w:val="none" w:sz="0" w:space="0"/>
            <w:bottom w:val="none" w:sz="0" w:space="0"/>
            <w:right w:val="none" w:sz="0" w:space="0"/>
          </w:pgBorders>
          <w:pgNumType w:fmt="decimal"/>
          <w:cols w:space="425" w:num="1"/>
          <w:docGrid w:type="lines" w:linePitch="312" w:charSpace="0"/>
        </w:sectPr>
      </w:pPr>
      <w:r>
        <w:rPr>
          <w:rFonts w:asciiTheme="minorEastAsia" w:hAnsiTheme="minorEastAsia" w:eastAsiaTheme="minorEastAsia"/>
        </w:rPr>
        <w:br w:type="page"/>
      </w:r>
    </w:p>
    <w:p>
      <w:pPr>
        <w:pStyle w:val="2"/>
        <w:spacing w:before="249" w:after="156"/>
        <w:jc w:val="center"/>
        <w:rPr>
          <w:del w:id="1375" w:author="dell" w:date="2020-05-27T16:02:24Z"/>
          <w:rFonts w:hint="default"/>
          <w:lang w:val="en-US"/>
        </w:rPr>
      </w:pPr>
      <w:bookmarkStart w:id="260" w:name="_Toc15639"/>
      <w:r>
        <w:rPr>
          <w:rFonts w:hint="eastAsia"/>
          <w:lang w:val="en-US" w:eastAsia="zh-CN"/>
        </w:rPr>
        <w:t>5</w:t>
      </w:r>
      <w:ins w:id="1376" w:author="dell" w:date="2020-05-23T00:58:40Z">
        <w:r>
          <w:rPr>
            <w:rFonts w:hint="eastAsia"/>
            <w:lang w:val="en-US" w:eastAsia="zh-CN"/>
          </w:rPr>
          <w:t xml:space="preserve"> </w:t>
        </w:r>
      </w:ins>
      <w:r>
        <w:rPr>
          <w:rFonts w:hint="eastAsia"/>
          <w:lang w:val="en-US" w:eastAsia="zh-CN"/>
        </w:rPr>
        <w:t>实验分析</w:t>
      </w:r>
      <w:bookmarkEnd w:id="260"/>
    </w:p>
    <w:p>
      <w:pPr>
        <w:pStyle w:val="2"/>
        <w:spacing w:before="249" w:after="156"/>
        <w:jc w:val="center"/>
        <w:rPr>
          <w:ins w:id="1378" w:author="dell" w:date="2020-05-27T16:02:21Z"/>
          <w:rFonts w:hint="default" w:eastAsia="宋体"/>
          <w:sz w:val="24"/>
        </w:rPr>
        <w:pPrChange w:id="1377" w:author="dell" w:date="2020-05-27T16:02:24Z">
          <w:pPr>
            <w:pStyle w:val="3"/>
            <w:spacing w:before="156" w:after="156"/>
          </w:pPr>
        </w:pPrChange>
      </w:pPr>
    </w:p>
    <w:p>
      <w:pPr>
        <w:pStyle w:val="3"/>
        <w:bidi w:val="0"/>
        <w:rPr>
          <w:rFonts w:hint="eastAsia"/>
          <w:lang w:val="en-US" w:eastAsia="zh-CN"/>
        </w:rPr>
      </w:pPr>
      <w:bookmarkStart w:id="261" w:name="_Toc31757"/>
      <w:r>
        <w:rPr>
          <w:rFonts w:hint="eastAsia"/>
          <w:lang w:val="en-US" w:eastAsia="zh-CN"/>
        </w:rPr>
        <w:t>5</w:t>
      </w:r>
      <w:r>
        <w:rPr>
          <w:rFonts w:hint="eastAsia"/>
        </w:rPr>
        <w:t>.1</w:t>
      </w:r>
      <w:r>
        <w:rPr>
          <w:rFonts w:hint="eastAsia"/>
          <w:lang w:val="en-US" w:eastAsia="zh-CN"/>
        </w:rPr>
        <w:t>实验流程</w:t>
      </w:r>
      <w:bookmarkEnd w:id="261"/>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语言模型的结构如下图</w:t>
      </w:r>
      <w:r>
        <w:rPr>
          <w:rFonts w:hint="eastAsia" w:cs="Times New Roman"/>
          <w:sz w:val="24"/>
          <w:szCs w:val="24"/>
          <w:lang w:val="en-US" w:eastAsia="zh-CN"/>
        </w:rPr>
        <w:t>：</w:t>
      </w:r>
    </w:p>
    <w:p>
      <w:pPr>
        <w:pageBreakBefore w:val="0"/>
        <w:kinsoku/>
        <w:wordWrap/>
        <w:overflowPunct/>
        <w:topLinePunct w:val="0"/>
        <w:autoSpaceDE/>
        <w:autoSpaceDN/>
        <w:bidi w:val="0"/>
        <w:adjustRightInd/>
        <w:snapToGrid/>
        <w:spacing w:line="27" w:lineRule="atLeast"/>
        <w:jc w:val="center"/>
        <w:textAlignment w:val="auto"/>
        <w:rPr>
          <w:rFonts w:hint="default" w:ascii="Times New Roman" w:hAnsi="Times New Roman" w:cs="Times New Roman" w:eastAsiaTheme="majorEastAsia"/>
          <w:color w:val="auto"/>
          <w:sz w:val="24"/>
          <w:szCs w:val="24"/>
          <w:lang w:val="en-US" w:eastAsia="zh-CN"/>
        </w:rPr>
      </w:pPr>
      <w:r>
        <w:rPr>
          <w:rFonts w:hint="default" w:ascii="Times New Roman" w:hAnsi="Times New Roman" w:cs="Times New Roman" w:eastAsiaTheme="majorEastAsia"/>
          <w:color w:val="auto"/>
          <w:sz w:val="24"/>
          <w:szCs w:val="24"/>
          <w:lang w:val="en-US" w:eastAsia="zh-CN"/>
        </w:rPr>
        <w:drawing>
          <wp:inline distT="0" distB="0" distL="114300" distR="114300">
            <wp:extent cx="5236210" cy="3401060"/>
            <wp:effectExtent l="0" t="0" r="6350" b="12700"/>
            <wp:docPr id="14" name="图片 14"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未命名文件"/>
                    <pic:cNvPicPr>
                      <a:picLocks noChangeAspect="1"/>
                    </pic:cNvPicPr>
                  </pic:nvPicPr>
                  <pic:blipFill>
                    <a:blip r:embed="rId103"/>
                    <a:stretch>
                      <a:fillRect/>
                    </a:stretch>
                  </pic:blipFill>
                  <pic:spPr>
                    <a:xfrm>
                      <a:off x="0" y="0"/>
                      <a:ext cx="5236210" cy="3401060"/>
                    </a:xfrm>
                    <a:prstGeom prst="rect">
                      <a:avLst/>
                    </a:prstGeom>
                  </pic:spPr>
                </pic:pic>
              </a:graphicData>
            </a:graphic>
          </wp:inline>
        </w:drawing>
      </w:r>
    </w:p>
    <w:p>
      <w:pPr>
        <w:spacing w:line="460" w:lineRule="exact"/>
        <w:ind w:firstLine="420"/>
        <w:rPr>
          <w:rFonts w:hint="default" w:ascii="Times New Roman" w:hAnsi="Times New Roman" w:cs="Times New Roman"/>
          <w:sz w:val="24"/>
          <w:szCs w:val="24"/>
          <w:rtl w:val="0"/>
          <w:lang w:val="en-US" w:eastAsia="zh-CN"/>
        </w:rPr>
      </w:pPr>
      <w:r>
        <w:rPr>
          <w:rFonts w:hint="default" w:ascii="Times New Roman" w:hAnsi="Times New Roman" w:cs="Times New Roman"/>
          <w:sz w:val="24"/>
          <w:szCs w:val="24"/>
          <w:rtl w:val="0"/>
          <w:lang w:val="en-US" w:eastAsia="zh-CN"/>
        </w:rPr>
        <w:t>隐藏层的大小为512，字符向量长度为50字符经过预处理后得到对应的编号并且记录在一个字典中，encoder是将输入的字符编号转换成字符向量，由于字符的种数即字典的大小较小所以encoder直接采用one-hot的编码方式，而对于单词级的语言模型或其他字典长度比较大的模型，一般会采用其他更加高效的编码方式。转换得到的字符向量和上一个步长传递下来的隐藏状态h，c一同输入到隐藏层中去，隐藏层中只有一个</w:t>
      </w:r>
      <w:r>
        <w:rPr>
          <w:rFonts w:hint="eastAsia" w:cs="Times New Roman"/>
          <w:sz w:val="24"/>
          <w:szCs w:val="24"/>
          <w:rtl w:val="0"/>
          <w:lang w:val="en-US" w:eastAsia="zh-CN"/>
        </w:rPr>
        <w:t>LSTM</w:t>
      </w:r>
      <w:r>
        <w:rPr>
          <w:rFonts w:hint="default" w:ascii="Times New Roman" w:hAnsi="Times New Roman" w:cs="Times New Roman"/>
          <w:sz w:val="24"/>
          <w:szCs w:val="24"/>
          <w:rtl w:val="0"/>
          <w:lang w:val="en-US" w:eastAsia="zh-CN"/>
        </w:rPr>
        <w:t xml:space="preserve"> cell即上文所介绍的四个门的结构，经过隐藏层的计算得到下一个状态和输出结果，得到的状态传递到下一个步长中去，而输出经过decoder得到预测的下一个字符的结果，decoder在这里的作用相当于一个全连接层。字符向量的长度为50，h和c的长度为512，decoder是一个512*50的矩阵。</w:t>
      </w:r>
    </w:p>
    <w:p>
      <w:pPr>
        <w:spacing w:line="460" w:lineRule="exact"/>
        <w:ind w:firstLine="420"/>
        <w:rPr>
          <w:rFonts w:hint="default" w:ascii="Times New Roman" w:hAnsi="Times New Roman" w:cs="Times New Roman"/>
          <w:sz w:val="24"/>
          <w:szCs w:val="24"/>
          <w:rtl w:val="0"/>
          <w:lang w:val="en-US" w:eastAsia="zh-CN"/>
        </w:rPr>
      </w:pPr>
      <w:r>
        <w:rPr>
          <w:rFonts w:hint="default" w:ascii="Times New Roman" w:hAnsi="Times New Roman" w:cs="Times New Roman"/>
          <w:sz w:val="24"/>
          <w:szCs w:val="24"/>
          <w:rtl w:val="0"/>
          <w:lang w:val="en-US" w:eastAsia="zh-CN"/>
        </w:rPr>
        <w:t>量化方案是</w:t>
      </w:r>
      <w:r>
        <w:rPr>
          <w:rFonts w:hint="default" w:ascii="Times New Roman" w:hAnsi="Times New Roman" w:cs="Times New Roman"/>
          <w:sz w:val="24"/>
          <w:szCs w:val="24"/>
          <w:rtl w:val="0"/>
          <w:lang w:val="zh-CN" w:eastAsia="zh-CN"/>
        </w:rPr>
        <w:t>只在前向和后向过程中使用使用权值简化，但是在参数更新仍然是使用连续的权值。简单的说就是先利用公式计算出三值网络中的阈值：将每一层的权值绝对值求平均值乘以0.7算出一个Δ作为三值网络离散权值的阈值，具体的离散过程如下：</w:t>
      </w:r>
    </w:p>
    <w:p>
      <w:pPr>
        <w:pageBreakBefore w:val="0"/>
        <w:kinsoku/>
        <w:wordWrap/>
        <w:overflowPunct/>
        <w:topLinePunct w:val="0"/>
        <w:autoSpaceDE/>
        <w:autoSpaceDN/>
        <w:bidi w:val="0"/>
        <w:adjustRightInd/>
        <w:snapToGrid/>
        <w:spacing w:after="0" w:line="27" w:lineRule="atLeast"/>
        <w:ind w:right="680"/>
        <w:jc w:val="both"/>
        <w:textAlignment w:val="auto"/>
        <w:rPr>
          <w:rFonts w:hint="default" w:ascii="Times New Roman" w:hAnsi="Times New Roman" w:cs="Times New Roman" w:eastAsiaTheme="majorEastAsia"/>
          <w:color w:val="auto"/>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27" w:lineRule="atLeast"/>
        <w:jc w:val="center"/>
        <w:textAlignment w:val="auto"/>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drawing>
          <wp:inline distT="0" distB="0" distL="114300" distR="114300">
            <wp:extent cx="3002280" cy="757555"/>
            <wp:effectExtent l="0" t="0" r="0" b="4445"/>
            <wp:docPr id="17"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56"/>
                    <pic:cNvPicPr>
                      <a:picLocks noChangeAspect="1"/>
                    </pic:cNvPicPr>
                  </pic:nvPicPr>
                  <pic:blipFill>
                    <a:blip r:embed="rId104"/>
                    <a:stretch>
                      <a:fillRect/>
                    </a:stretch>
                  </pic:blipFill>
                  <pic:spPr>
                    <a:xfrm>
                      <a:off x="0" y="0"/>
                      <a:ext cx="3002280" cy="757555"/>
                    </a:xfrm>
                    <a:prstGeom prst="rect">
                      <a:avLst/>
                    </a:prstGeom>
                    <a:noFill/>
                    <a:ln w="9525">
                      <a:noFill/>
                    </a:ln>
                  </pic:spPr>
                </pic:pic>
              </a:graphicData>
            </a:graphic>
          </wp:inline>
        </w:drawing>
      </w:r>
    </w:p>
    <w:p>
      <w:pPr>
        <w:spacing w:line="460" w:lineRule="exact"/>
        <w:ind w:firstLine="420"/>
        <w:rPr>
          <w:rFonts w:hint="default" w:ascii="Times New Roman" w:hAnsi="Times New Roman" w:cs="Times New Roman"/>
          <w:sz w:val="24"/>
          <w:szCs w:val="24"/>
          <w:rtl w:val="0"/>
          <w:lang w:val="en-US" w:eastAsia="zh-CN"/>
        </w:rPr>
      </w:pPr>
      <w:r>
        <w:rPr>
          <w:rFonts w:hint="default" w:ascii="Times New Roman" w:hAnsi="Times New Roman" w:cs="Times New Roman"/>
          <w:sz w:val="24"/>
          <w:szCs w:val="24"/>
          <w:rtl w:val="0"/>
          <w:lang w:val="zh-CN" w:eastAsia="zh-CN"/>
        </w:rPr>
        <w:t xml:space="preserve">使用随机梯度下降（SGD）方法来训练TWN。 </w:t>
      </w:r>
      <w:r>
        <w:rPr>
          <w:rFonts w:hint="default" w:ascii="Times New Roman" w:hAnsi="Times New Roman" w:cs="Times New Roman"/>
          <w:sz w:val="24"/>
          <w:szCs w:val="24"/>
          <w:rtl w:val="0"/>
          <w:lang w:val="en-US" w:eastAsia="zh-CN"/>
        </w:rPr>
        <w:t>Batch size为64，learning rate为0.002</w:t>
      </w:r>
      <w:r>
        <w:rPr>
          <w:rFonts w:hint="default" w:ascii="Times New Roman" w:hAnsi="Times New Roman" w:cs="Times New Roman"/>
          <w:sz w:val="24"/>
          <w:szCs w:val="24"/>
          <w:rtl w:val="0"/>
          <w:lang w:val="zh-CN" w:eastAsia="zh-CN"/>
        </w:rPr>
        <w:t>在前向传播和反向传播期间使用三值权重，但不在参数更新期间使用。 此外，</w:t>
      </w:r>
      <w:r>
        <w:rPr>
          <w:rFonts w:hint="default" w:ascii="Times New Roman" w:hAnsi="Times New Roman" w:cs="Times New Roman"/>
          <w:sz w:val="24"/>
          <w:szCs w:val="24"/>
          <w:rtl w:val="0"/>
          <w:lang w:val="en-US" w:eastAsia="zh-CN"/>
        </w:rPr>
        <w:t xml:space="preserve">还加入了上文提到的layer </w:t>
      </w:r>
      <w:r>
        <w:rPr>
          <w:rFonts w:hint="eastAsia" w:cs="Times New Roman"/>
          <w:sz w:val="24"/>
          <w:szCs w:val="24"/>
          <w:rtl w:val="0"/>
          <w:lang w:val="en-US" w:eastAsia="zh-CN"/>
        </w:rPr>
        <w:t>Normalization</w:t>
      </w:r>
      <w:r>
        <w:rPr>
          <w:rFonts w:hint="default" w:ascii="Times New Roman" w:hAnsi="Times New Roman" w:cs="Times New Roman"/>
          <w:sz w:val="24"/>
          <w:szCs w:val="24"/>
          <w:rtl w:val="0"/>
          <w:lang w:val="en-US" w:eastAsia="zh-CN"/>
        </w:rPr>
        <w:t>应用在每次矩阵乘法后。训练后将模型保存，读取模型里的参数。</w:t>
      </w:r>
    </w:p>
    <w:p>
      <w:pPr>
        <w:spacing w:line="460" w:lineRule="exact"/>
        <w:ind w:firstLine="42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用c语言来实现上文的设计结构，用</w:t>
      </w:r>
      <w:r>
        <w:rPr>
          <w:rFonts w:hint="eastAsia" w:cs="Times New Roman" w:eastAsiaTheme="minorEastAsia"/>
          <w:sz w:val="24"/>
          <w:szCs w:val="24"/>
          <w:lang w:val="en-US" w:eastAsia="zh-CN"/>
        </w:rPr>
        <w:t>Vivado</w:t>
      </w:r>
      <w:r>
        <w:rPr>
          <w:rFonts w:hint="default" w:ascii="Times New Roman" w:hAnsi="Times New Roman" w:cs="Times New Roman" w:eastAsiaTheme="minorEastAsia"/>
          <w:sz w:val="24"/>
          <w:szCs w:val="24"/>
          <w:lang w:val="en-US" w:eastAsia="zh-CN"/>
        </w:rPr>
        <w:t xml:space="preserve"> </w:t>
      </w:r>
      <w:r>
        <w:rPr>
          <w:rFonts w:hint="eastAsia" w:cs="Times New Roman" w:eastAsiaTheme="minorEastAsia"/>
          <w:sz w:val="24"/>
          <w:szCs w:val="24"/>
          <w:lang w:val="en-US" w:eastAsia="zh-CN"/>
        </w:rPr>
        <w:t>HLS</w:t>
      </w:r>
      <w:r>
        <w:rPr>
          <w:rFonts w:hint="default" w:ascii="Times New Roman" w:hAnsi="Times New Roman" w:cs="Times New Roman" w:eastAsiaTheme="minorEastAsia"/>
          <w:sz w:val="24"/>
          <w:szCs w:val="24"/>
          <w:lang w:val="en-US" w:eastAsia="zh-CN"/>
        </w:rPr>
        <w:t xml:space="preserve"> 高层次综合工具（2017.4）对代码进行仿真验证以后，把c语言的设计综合成verilog设计，</w:t>
      </w:r>
      <w:r>
        <w:rPr>
          <w:rFonts w:hint="default" w:ascii="Times New Roman" w:hAnsi="Times New Roman" w:cs="Times New Roman"/>
          <w:sz w:val="24"/>
          <w:szCs w:val="24"/>
          <w:lang w:val="en-US" w:eastAsia="zh-CN"/>
        </w:rPr>
        <w:t>综合策略以降低时延为目标。</w:t>
      </w:r>
      <w:r>
        <w:rPr>
          <w:rFonts w:hint="default" w:ascii="Times New Roman" w:hAnsi="Times New Roman" w:cs="Times New Roman" w:eastAsiaTheme="minorEastAsia"/>
          <w:sz w:val="24"/>
          <w:szCs w:val="24"/>
          <w:lang w:val="en-US" w:eastAsia="zh-CN"/>
        </w:rPr>
        <w:t>将生成的verilog设计导入到</w:t>
      </w:r>
      <w:r>
        <w:rPr>
          <w:rFonts w:hint="eastAsia" w:cs="Times New Roman" w:eastAsiaTheme="minorEastAsia"/>
          <w:sz w:val="24"/>
          <w:szCs w:val="24"/>
          <w:lang w:val="en-US" w:eastAsia="zh-CN"/>
        </w:rPr>
        <w:t>Vivado</w:t>
      </w:r>
      <w:r>
        <w:rPr>
          <w:rFonts w:hint="default" w:ascii="Times New Roman" w:hAnsi="Times New Roman" w:cs="Times New Roman" w:eastAsiaTheme="minorEastAsia"/>
          <w:sz w:val="24"/>
          <w:szCs w:val="24"/>
          <w:lang w:val="en-US" w:eastAsia="zh-CN"/>
        </w:rPr>
        <w:t>设计套件（2017.4）中对verilog代码进行仿真验证，通过以后选择</w:t>
      </w:r>
      <w:r>
        <w:rPr>
          <w:rFonts w:hint="default" w:ascii="Times New Roman" w:hAnsi="Times New Roman" w:cs="Times New Roman"/>
          <w:sz w:val="24"/>
          <w:szCs w:val="24"/>
          <w:lang w:val="en-US" w:eastAsia="zh-CN"/>
        </w:rPr>
        <w:t>zynq-7000系列的</w:t>
      </w:r>
      <w:r>
        <w:rPr>
          <w:rFonts w:ascii="Verdana" w:hAnsi="Verdana" w:eastAsia="Verdana" w:cs="Verdana"/>
          <w:i w:val="0"/>
          <w:caps w:val="0"/>
          <w:color w:val="000000"/>
          <w:spacing w:val="0"/>
          <w:sz w:val="21"/>
          <w:szCs w:val="21"/>
          <w:shd w:val="clear" w:fill="FFFFFF"/>
        </w:rPr>
        <w:t>xc7z100ffg1156-2</w:t>
      </w:r>
      <w:r>
        <w:rPr>
          <w:rFonts w:hint="default" w:ascii="Times New Roman" w:hAnsi="Times New Roman" w:cs="Times New Roman" w:eastAsiaTheme="minorEastAsia"/>
          <w:sz w:val="24"/>
          <w:szCs w:val="24"/>
          <w:lang w:val="en-US" w:eastAsia="zh-CN"/>
        </w:rPr>
        <w:t>硬件平台</w:t>
      </w:r>
      <w:r>
        <w:rPr>
          <w:rFonts w:hint="eastAsia" w:ascii="Times New Roman" w:hAnsi="Times New Roman" w:cs="Times New Roman"/>
          <w:sz w:val="24"/>
          <w:szCs w:val="24"/>
          <w:lang w:val="en-US" w:eastAsia="zh-CN"/>
        </w:rPr>
        <w:t>,</w:t>
      </w:r>
      <w:r>
        <w:rPr>
          <w:rFonts w:hint="default" w:ascii="Times New Roman" w:hAnsi="Times New Roman" w:cs="Times New Roman" w:eastAsiaTheme="minorEastAsia"/>
          <w:sz w:val="24"/>
          <w:szCs w:val="24"/>
          <w:lang w:val="en-US" w:eastAsia="zh-CN"/>
        </w:rPr>
        <w:t>工作频率设置为40MHZ执行综合和布局布线后将设计布局到具体的</w:t>
      </w:r>
      <w:r>
        <w:rPr>
          <w:rFonts w:hint="eastAsia" w:cs="Times New Roman" w:eastAsiaTheme="minorEastAsia"/>
          <w:sz w:val="24"/>
          <w:szCs w:val="24"/>
          <w:lang w:val="en-US" w:eastAsia="zh-CN"/>
        </w:rPr>
        <w:t>FPGA</w:t>
      </w:r>
      <w:r>
        <w:rPr>
          <w:rFonts w:hint="default" w:ascii="Times New Roman" w:hAnsi="Times New Roman" w:cs="Times New Roman" w:eastAsiaTheme="minorEastAsia"/>
          <w:sz w:val="24"/>
          <w:szCs w:val="24"/>
          <w:lang w:val="en-US" w:eastAsia="zh-CN"/>
        </w:rPr>
        <w:t>硬件平台上，再次对布局步线后的结果进行仿真验证得到结果。</w:t>
      </w:r>
    </w:p>
    <w:p>
      <w:pPr>
        <w:spacing w:line="460" w:lineRule="exact"/>
        <w:ind w:firstLine="420"/>
        <w:rPr>
          <w:rFonts w:hint="default" w:ascii="Times New Roman" w:hAnsi="Times New Roman" w:cs="Times New Roman"/>
          <w:sz w:val="24"/>
          <w:szCs w:val="24"/>
          <w:rtl w:val="0"/>
          <w:lang w:val="en-US" w:eastAsia="zh-CN"/>
        </w:rPr>
      </w:pPr>
      <w:r>
        <w:rPr>
          <w:rFonts w:hint="default" w:ascii="Times New Roman" w:hAnsi="Times New Roman" w:cs="Times New Roman"/>
          <w:sz w:val="24"/>
          <w:szCs w:val="24"/>
          <w:rtl w:val="0"/>
          <w:lang w:val="en-US" w:eastAsia="zh-CN"/>
        </w:rPr>
        <w:t>结果精度对比：</w:t>
      </w:r>
    </w:p>
    <w:p>
      <w:pPr>
        <w:spacing w:line="460" w:lineRule="exact"/>
        <w:ind w:firstLine="420"/>
        <w:rPr>
          <w:rFonts w:hint="default" w:ascii="Times New Roman" w:hAnsi="Times New Roman" w:cs="Times New Roman"/>
          <w:sz w:val="24"/>
          <w:szCs w:val="24"/>
          <w:rtl w:val="0"/>
          <w:lang w:val="en-US" w:eastAsia="zh-CN"/>
        </w:rPr>
      </w:pPr>
      <w:r>
        <w:rPr>
          <w:rFonts w:hint="default" w:ascii="Times New Roman" w:hAnsi="Times New Roman" w:cs="Times New Roman"/>
          <w:sz w:val="24"/>
          <w:szCs w:val="24"/>
          <w:rtl w:val="0"/>
          <w:lang w:val="en-US" w:eastAsia="zh-CN"/>
        </w:rPr>
        <w:t>由于实验设备的限制，为了节省时间语言模型的训练只用了数据集中的一部分训练数据，将训练好的模型保存，并得到模型的所有权值和偏置包括</w:t>
      </w:r>
      <w:r>
        <w:rPr>
          <w:rFonts w:hint="eastAsia" w:cs="Times New Roman"/>
          <w:sz w:val="24"/>
          <w:szCs w:val="24"/>
          <w:rtl w:val="0"/>
          <w:lang w:val="en-US" w:eastAsia="zh-CN"/>
        </w:rPr>
        <w:t>Normalization</w:t>
      </w:r>
      <w:r>
        <w:rPr>
          <w:rFonts w:hint="default" w:ascii="Times New Roman" w:hAnsi="Times New Roman" w:cs="Times New Roman"/>
          <w:sz w:val="24"/>
          <w:szCs w:val="24"/>
          <w:rtl w:val="0"/>
          <w:lang w:val="en-US" w:eastAsia="zh-CN"/>
        </w:rPr>
        <w:t>中用到的可学习仿射参数，将参数放到存储模块中后，给加速器和在</w:t>
      </w:r>
      <w:r>
        <w:rPr>
          <w:rFonts w:hint="eastAsia" w:cs="Times New Roman"/>
          <w:sz w:val="24"/>
          <w:szCs w:val="24"/>
          <w:rtl w:val="0"/>
          <w:lang w:val="en-US" w:eastAsia="zh-CN"/>
        </w:rPr>
        <w:t>CPU</w:t>
      </w:r>
      <w:r>
        <w:rPr>
          <w:rFonts w:hint="default" w:ascii="Times New Roman" w:hAnsi="Times New Roman" w:cs="Times New Roman"/>
          <w:sz w:val="24"/>
          <w:szCs w:val="24"/>
          <w:rtl w:val="0"/>
          <w:lang w:val="en-US" w:eastAsia="zh-CN"/>
        </w:rPr>
        <w:t>上运行的模型同样的输入，对比得到的结果如下</w:t>
      </w:r>
      <w:r>
        <w:rPr>
          <w:rFonts w:hint="eastAsia" w:ascii="Times New Roman" w:hAnsi="Times New Roman" w:cs="Times New Roman"/>
          <w:sz w:val="24"/>
          <w:szCs w:val="24"/>
          <w:rtl w:val="0"/>
          <w:lang w:val="en-US" w:eastAsia="zh-CN"/>
        </w:rPr>
        <w:t>：</w:t>
      </w:r>
      <w:r>
        <w:rPr>
          <w:rFonts w:hint="default" w:ascii="Times New Roman" w:hAnsi="Times New Roman" w:cs="Times New Roman"/>
          <w:sz w:val="24"/>
          <w:szCs w:val="24"/>
          <w:rtl w:val="0"/>
          <w:lang w:val="en-US" w:eastAsia="zh-CN"/>
        </w:rPr>
        <w:t>加速器得到的结果（只截取了一部分</w:t>
      </w:r>
      <w:r>
        <w:rPr>
          <w:rFonts w:hint="eastAsia" w:ascii="Times New Roman" w:hAnsi="Times New Roman" w:cs="Times New Roman"/>
          <w:sz w:val="24"/>
          <w:szCs w:val="24"/>
          <w:rtl w:val="0"/>
          <w:lang w:val="en-US" w:eastAsia="zh-CN"/>
        </w:rPr>
        <w:t>，对应的布局布线后仿真波形图见附录2</w:t>
      </w:r>
      <w:r>
        <w:rPr>
          <w:rFonts w:hint="default" w:ascii="Times New Roman" w:hAnsi="Times New Roman" w:cs="Times New Roman"/>
          <w:sz w:val="24"/>
          <w:szCs w:val="24"/>
          <w:rtl w:val="0"/>
          <w:lang w:val="en-US" w:eastAsia="zh-CN"/>
        </w:rPr>
        <w:t>）</w:t>
      </w:r>
    </w:p>
    <w:p>
      <w:pPr>
        <w:pageBreakBefore w:val="0"/>
        <w:kinsoku/>
        <w:wordWrap/>
        <w:overflowPunct/>
        <w:topLinePunct w:val="0"/>
        <w:autoSpaceDE/>
        <w:autoSpaceDN/>
        <w:bidi w:val="0"/>
        <w:adjustRightInd/>
        <w:snapToGrid/>
        <w:spacing w:line="27" w:lineRule="atLeast"/>
        <w:ind w:firstLine="960" w:firstLineChars="4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[[ 2.1719,  3.1055, -3.8047,  ..., -0.9531, -0.7734, -0.9062],</w:t>
      </w:r>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[-2.0938, -2.4102,  1.4453,  ..., -1.8672, -1.2617, -1.1406],</w:t>
      </w:r>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[ 1.5742, -0.3828,  1.7617,  ..., -3.7812, -4.6875, -4.0117],</w:t>
      </w:r>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w:t>
      </w:r>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[ 2.1055,  1.8398,  1.5547,  ..., -5.7930, -6.1562, -5.8594],</w:t>
      </w:r>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[ 5.5664,  7.0547,  4.3398,  ..., -4.0977, -3.7891, -4.3320],</w:t>
      </w:r>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[-0.7969,  1.3008,  2.0117,  ..., -3.0273, -3.5312, -4.1445]]</w:t>
      </w:r>
    </w:p>
    <w:p>
      <w:pPr>
        <w:spacing w:line="460" w:lineRule="exact"/>
        <w:ind w:firstLine="420"/>
        <w:rPr>
          <w:rFonts w:hint="eastAsia" w:cs="Times New Roman"/>
          <w:sz w:val="24"/>
          <w:szCs w:val="24"/>
          <w:rtl w:val="0"/>
          <w:lang w:val="en-US" w:eastAsia="zh-CN"/>
        </w:rPr>
      </w:pPr>
      <w:r>
        <w:rPr>
          <w:rFonts w:hint="eastAsia" w:ascii="Times New Roman" w:hAnsi="Times New Roman" w:cs="Times New Roman"/>
          <w:sz w:val="24"/>
          <w:szCs w:val="24"/>
          <w:rtl w:val="0"/>
          <w:lang w:val="en-US" w:eastAsia="zh-CN"/>
        </w:rPr>
        <w:t>平均</w:t>
      </w:r>
      <w:r>
        <w:rPr>
          <w:rFonts w:hint="default" w:ascii="Times New Roman" w:hAnsi="Times New Roman" w:cs="Times New Roman"/>
          <w:sz w:val="24"/>
          <w:szCs w:val="24"/>
          <w:rtl w:val="0"/>
          <w:lang w:val="en-US" w:eastAsia="zh-CN"/>
        </w:rPr>
        <w:t>交叉熵为1.084928</w:t>
      </w:r>
      <w:r>
        <w:rPr>
          <w:rFonts w:hint="eastAsia" w:cs="Times New Roman"/>
          <w:sz w:val="24"/>
          <w:szCs w:val="24"/>
          <w:rtl w:val="0"/>
          <w:lang w:val="en-US" w:eastAsia="zh-CN"/>
        </w:rPr>
        <w:t>。</w:t>
      </w:r>
    </w:p>
    <w:p>
      <w:pPr>
        <w:spacing w:line="460" w:lineRule="exact"/>
        <w:ind w:firstLine="420"/>
        <w:rPr>
          <w:rFonts w:hint="default" w:cs="Times New Roman"/>
          <w:sz w:val="24"/>
          <w:szCs w:val="24"/>
          <w:rtl w:val="0"/>
          <w:lang w:val="en-US" w:eastAsia="zh-CN"/>
        </w:rPr>
      </w:pPr>
    </w:p>
    <w:p>
      <w:pPr>
        <w:spacing w:line="460" w:lineRule="exact"/>
        <w:ind w:firstLine="420"/>
        <w:rPr>
          <w:rFonts w:hint="default" w:ascii="Times New Roman" w:hAnsi="Times New Roman" w:cs="Times New Roman"/>
          <w:sz w:val="24"/>
          <w:szCs w:val="24"/>
          <w:rtl w:val="0"/>
          <w:lang w:val="en-US" w:eastAsia="zh-CN"/>
        </w:rPr>
      </w:pPr>
      <w:r>
        <w:rPr>
          <w:rFonts w:hint="default" w:ascii="Times New Roman" w:hAnsi="Times New Roman" w:cs="Times New Roman"/>
          <w:sz w:val="24"/>
          <w:szCs w:val="24"/>
          <w:rtl w:val="0"/>
          <w:lang w:val="en-US" w:eastAsia="zh-CN"/>
        </w:rPr>
        <w:t>原模型得到的结果</w:t>
      </w:r>
      <w:r>
        <w:rPr>
          <w:rFonts w:hint="eastAsia" w:ascii="Times New Roman" w:hAnsi="Times New Roman" w:cs="Times New Roman"/>
          <w:sz w:val="24"/>
          <w:szCs w:val="24"/>
          <w:rtl w:val="0"/>
          <w:lang w:val="en-US" w:eastAsia="zh-CN"/>
        </w:rPr>
        <w:t>：</w:t>
      </w:r>
    </w:p>
    <w:p>
      <w:pPr>
        <w:pageBreakBefore w:val="0"/>
        <w:kinsoku/>
        <w:wordWrap/>
        <w:overflowPunct/>
        <w:topLinePunct w:val="0"/>
        <w:autoSpaceDE/>
        <w:autoSpaceDN/>
        <w:bidi w:val="0"/>
        <w:adjustRightInd/>
        <w:snapToGrid/>
        <w:spacing w:line="27" w:lineRule="atLeast"/>
        <w:ind w:firstLine="960" w:firstLineChars="4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[[ 2.2337,  3.1726, -3.7849,  ..., -1.0029, -0.8817, -0.9617],</w:t>
      </w:r>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[-2.0151, -2.3914,  1.5612,  ..., -1.9734, -1.3528, -1.2464],</w:t>
      </w:r>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[ 1.6059, -0.3899,  1.7694,  ..., -3.8662, -4.7884, -4.1135],</w:t>
      </w:r>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w:t>
      </w:r>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[ 2.1965,  1.8386,  1.6789,  ..., -5.8842, -6.2326, -5.9827],</w:t>
      </w:r>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[ 5.7009,  7.1357,  4.3823,  ..., -4.2067, -3.8891, -4.5028],</w:t>
      </w:r>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[-0.7945,  1.3751,  1.9812,  ..., -3.1976, -3.6468, -4.2624]]</w:t>
      </w:r>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平均</w:t>
      </w:r>
      <w:r>
        <w:rPr>
          <w:rFonts w:hint="default" w:ascii="Times New Roman" w:hAnsi="Times New Roman" w:cs="Times New Roman"/>
          <w:sz w:val="24"/>
          <w:szCs w:val="24"/>
          <w:lang w:val="en-US" w:eastAsia="zh-CN"/>
        </w:rPr>
        <w:t>交叉熵为1.083791</w:t>
      </w:r>
      <w:r>
        <w:rPr>
          <w:rFonts w:hint="eastAsia" w:cs="Times New Roman"/>
          <w:sz w:val="24"/>
          <w:szCs w:val="24"/>
          <w:lang w:val="en-US" w:eastAsia="zh-CN"/>
        </w:rPr>
        <w:t>。</w:t>
      </w:r>
    </w:p>
    <w:p>
      <w:pPr>
        <w:spacing w:line="460" w:lineRule="exact"/>
        <w:ind w:firstLine="420"/>
        <w:rPr>
          <w:rFonts w:hint="default" w:ascii="Times New Roman" w:hAnsi="Times New Roman" w:cs="Times New Roman"/>
          <w:sz w:val="24"/>
          <w:szCs w:val="24"/>
          <w:rtl w:val="0"/>
          <w:lang w:val="en-US" w:eastAsia="zh-CN"/>
        </w:rPr>
      </w:pPr>
      <w:r>
        <w:rPr>
          <w:rFonts w:hint="default" w:ascii="Times New Roman" w:hAnsi="Times New Roman" w:cs="Times New Roman"/>
          <w:sz w:val="24"/>
          <w:szCs w:val="24"/>
          <w:rtl w:val="0"/>
          <w:lang w:val="en-US" w:eastAsia="zh-CN"/>
        </w:rPr>
        <w:t>得到的交叉熵可能较大，由于模型没有进行充分训练，只采用了一小部分数据进行了训练，目的是对比在同样模型的情况下加速器的结果和</w:t>
      </w:r>
      <w:r>
        <w:rPr>
          <w:rFonts w:hint="eastAsia" w:cs="Times New Roman"/>
          <w:sz w:val="24"/>
          <w:szCs w:val="24"/>
          <w:rtl w:val="0"/>
          <w:lang w:val="en-US" w:eastAsia="zh-CN"/>
        </w:rPr>
        <w:t>CPU</w:t>
      </w:r>
      <w:r>
        <w:rPr>
          <w:rFonts w:hint="default" w:ascii="Times New Roman" w:hAnsi="Times New Roman" w:cs="Times New Roman"/>
          <w:sz w:val="24"/>
          <w:szCs w:val="24"/>
          <w:rtl w:val="0"/>
          <w:lang w:val="en-US" w:eastAsia="zh-CN"/>
        </w:rPr>
        <w:t>上计算的结果。采用上文提到的训练方法可以训练到一个相对理想的效果（bpc=1.43左右）</w:t>
      </w:r>
    </w:p>
    <w:p>
      <w:pPr>
        <w:pStyle w:val="3"/>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lang w:val="en-US" w:eastAsia="zh-CN"/>
        </w:rPr>
      </w:pPr>
      <w:bookmarkStart w:id="262" w:name="_Toc11131"/>
      <w:bookmarkStart w:id="263" w:name="_Toc17306"/>
      <w:bookmarkStart w:id="264" w:name="_Toc32585"/>
      <w:r>
        <w:rPr>
          <w:rFonts w:hint="eastAsia" w:ascii="Times New Roman" w:hAnsi="Times New Roman" w:cs="Times New Roman"/>
          <w:sz w:val="24"/>
          <w:szCs w:val="24"/>
          <w:lang w:val="en-US" w:eastAsia="zh-CN"/>
        </w:rPr>
        <w:t>5</w:t>
      </w:r>
      <w:r>
        <w:rPr>
          <w:rFonts w:hint="default" w:ascii="Times New Roman" w:hAnsi="Times New Roman" w:cs="Times New Roman"/>
          <w:sz w:val="24"/>
          <w:szCs w:val="24"/>
          <w:lang w:val="en-US" w:eastAsia="zh-CN"/>
        </w:rPr>
        <w:t>.2设计结果分析</w:t>
      </w:r>
      <w:bookmarkEnd w:id="262"/>
      <w:bookmarkEnd w:id="263"/>
      <w:bookmarkEnd w:id="264"/>
    </w:p>
    <w:p>
      <w:pPr>
        <w:spacing w:line="460" w:lineRule="exact"/>
        <w:ind w:firstLine="420"/>
        <w:rPr>
          <w:rFonts w:hint="default" w:ascii="Times New Roman" w:hAnsi="Times New Roman" w:cs="Times New Roman"/>
          <w:sz w:val="24"/>
          <w:szCs w:val="24"/>
          <w:rtl w:val="0"/>
          <w:lang w:val="en-US" w:eastAsia="zh-CN"/>
        </w:rPr>
      </w:pPr>
      <w:r>
        <w:rPr>
          <w:rFonts w:hint="default" w:ascii="Times New Roman" w:hAnsi="Times New Roman" w:cs="Times New Roman"/>
          <w:sz w:val="24"/>
          <w:szCs w:val="24"/>
          <w:rtl w:val="0"/>
          <w:lang w:val="en-US" w:eastAsia="zh-CN"/>
        </w:rPr>
        <w:t>从资源利用的角度来看，由于计算结构的并行程度较大所以小耗的资源较多，如下图只适用于中高端</w:t>
      </w:r>
      <w:r>
        <w:rPr>
          <w:rFonts w:hint="eastAsia" w:cs="Times New Roman"/>
          <w:sz w:val="24"/>
          <w:szCs w:val="24"/>
          <w:rtl w:val="0"/>
          <w:lang w:val="en-US" w:eastAsia="zh-CN"/>
        </w:rPr>
        <w:t>FPGA</w:t>
      </w:r>
      <w:r>
        <w:rPr>
          <w:rFonts w:hint="default" w:ascii="Times New Roman" w:hAnsi="Times New Roman" w:cs="Times New Roman"/>
          <w:sz w:val="24"/>
          <w:szCs w:val="24"/>
          <w:rtl w:val="0"/>
          <w:lang w:val="en-US" w:eastAsia="zh-CN"/>
        </w:rPr>
        <w:t>平台，</w:t>
      </w:r>
      <w:r>
        <w:rPr>
          <w:rFonts w:hint="eastAsia" w:ascii="Times New Roman" w:hAnsi="Times New Roman" w:cs="Times New Roman"/>
          <w:sz w:val="24"/>
          <w:szCs w:val="24"/>
          <w:rtl w:val="0"/>
          <w:lang w:val="en-US" w:eastAsia="zh-CN"/>
        </w:rPr>
        <w:t>具体结果见附录1。</w:t>
      </w:r>
    </w:p>
    <w:p>
      <w:pPr>
        <w:spacing w:line="460" w:lineRule="exact"/>
        <w:ind w:firstLine="420"/>
        <w:rPr>
          <w:rFonts w:hint="default" w:ascii="Times New Roman" w:hAnsi="Times New Roman" w:cs="Times New Roman"/>
          <w:sz w:val="24"/>
          <w:szCs w:val="24"/>
          <w:rtl w:val="0"/>
          <w:lang w:val="en-US" w:eastAsia="zh-CN"/>
        </w:rPr>
      </w:pPr>
      <w:r>
        <w:rPr>
          <w:rFonts w:hint="default" w:ascii="Times New Roman" w:hAnsi="Times New Roman" w:cs="Times New Roman"/>
          <w:sz w:val="24"/>
          <w:szCs w:val="24"/>
          <w:rtl w:val="0"/>
          <w:lang w:val="en-US" w:eastAsia="zh-CN"/>
        </w:rPr>
        <w:t>性能方面，通过过布局布线后的仿真得到在输入时钟为40MHZ的情况下，输入100个连续的字符序列的计算时间为</w:t>
      </w:r>
      <w:r>
        <w:rPr>
          <w:rFonts w:hint="eastAsia" w:ascii="Times New Roman" w:hAnsi="Times New Roman" w:cs="Times New Roman"/>
          <w:sz w:val="24"/>
          <w:szCs w:val="24"/>
          <w:rtl w:val="0"/>
          <w:lang w:val="en-US" w:eastAsia="zh-CN"/>
        </w:rPr>
        <w:t>0.</w:t>
      </w:r>
      <w:r>
        <w:rPr>
          <w:rFonts w:hint="default" w:ascii="Times New Roman" w:hAnsi="Times New Roman" w:cs="Times New Roman"/>
          <w:sz w:val="24"/>
          <w:szCs w:val="24"/>
          <w:rtl w:val="0"/>
          <w:lang w:val="en-US" w:eastAsia="zh-CN"/>
        </w:rPr>
        <w:t>4s左右，在</w:t>
      </w:r>
      <w:r>
        <w:rPr>
          <w:rFonts w:hint="eastAsia" w:cs="Times New Roman"/>
          <w:sz w:val="24"/>
          <w:szCs w:val="24"/>
          <w:rtl w:val="0"/>
          <w:lang w:val="en-US" w:eastAsia="zh-CN"/>
        </w:rPr>
        <w:t>CPU</w:t>
      </w:r>
      <w:r>
        <w:rPr>
          <w:rFonts w:hint="default" w:ascii="Times New Roman" w:hAnsi="Times New Roman" w:cs="Times New Roman"/>
          <w:sz w:val="24"/>
          <w:szCs w:val="24"/>
          <w:rtl w:val="0"/>
          <w:lang w:val="en-US" w:eastAsia="zh-CN"/>
        </w:rPr>
        <w:t>平台（型号为Xeon E5-2670 2.6GHZ，用python实现）的计算时间约为0.19s，[</w:t>
      </w:r>
      <w:r>
        <w:rPr>
          <w:rFonts w:hint="eastAsia" w:ascii="Times New Roman" w:hAnsi="Times New Roman" w:cs="Times New Roman"/>
          <w:sz w:val="24"/>
          <w:szCs w:val="24"/>
          <w:rtl w:val="0"/>
          <w:lang w:val="en-US" w:eastAsia="zh-CN"/>
        </w:rPr>
        <w:t>22</w:t>
      </w:r>
      <w:r>
        <w:rPr>
          <w:rFonts w:hint="default" w:ascii="Times New Roman" w:hAnsi="Times New Roman" w:cs="Times New Roman"/>
          <w:sz w:val="24"/>
          <w:szCs w:val="24"/>
          <w:rtl w:val="0"/>
          <w:lang w:val="en-US" w:eastAsia="zh-CN"/>
        </w:rPr>
        <w:t>]实现了一个想当规模的</w:t>
      </w:r>
      <w:r>
        <w:rPr>
          <w:rFonts w:hint="eastAsia" w:cs="Times New Roman"/>
          <w:sz w:val="24"/>
          <w:szCs w:val="24"/>
          <w:rtl w:val="0"/>
          <w:lang w:val="en-US" w:eastAsia="zh-CN"/>
        </w:rPr>
        <w:t>LSTM</w:t>
      </w:r>
      <w:r>
        <w:rPr>
          <w:rFonts w:hint="default" w:ascii="Times New Roman" w:hAnsi="Times New Roman" w:cs="Times New Roman"/>
          <w:sz w:val="24"/>
          <w:szCs w:val="24"/>
          <w:rtl w:val="0"/>
          <w:lang w:val="en-US" w:eastAsia="zh-CN"/>
        </w:rPr>
        <w:t>加速器用于语言识别，连续输入1000个字符的计算时间为0.11s，[</w:t>
      </w:r>
      <w:r>
        <w:rPr>
          <w:rFonts w:hint="eastAsia" w:ascii="Times New Roman" w:hAnsi="Times New Roman" w:cs="Times New Roman"/>
          <w:sz w:val="24"/>
          <w:szCs w:val="24"/>
          <w:rtl w:val="0"/>
          <w:lang w:val="en-US" w:eastAsia="zh-CN"/>
        </w:rPr>
        <w:t>23</w:t>
      </w:r>
      <w:r>
        <w:rPr>
          <w:rFonts w:hint="default" w:ascii="Times New Roman" w:hAnsi="Times New Roman" w:cs="Times New Roman"/>
          <w:sz w:val="24"/>
          <w:szCs w:val="24"/>
          <w:rtl w:val="0"/>
          <w:lang w:val="en-US" w:eastAsia="zh-CN"/>
        </w:rPr>
        <w:t>]</w:t>
      </w:r>
      <w:r>
        <w:rPr>
          <w:rFonts w:hint="eastAsia" w:ascii="Times New Roman" w:hAnsi="Times New Roman" w:cs="Times New Roman"/>
          <w:sz w:val="24"/>
          <w:szCs w:val="24"/>
          <w:rtl w:val="0"/>
          <w:lang w:val="en-US" w:eastAsia="zh-CN"/>
        </w:rPr>
        <w:t>同样实现了一个字符级的语言模型，但是该设计的权值和中间结果都放在</w:t>
      </w:r>
      <w:r>
        <w:rPr>
          <w:rFonts w:hint="eastAsia" w:cs="Times New Roman"/>
          <w:sz w:val="24"/>
          <w:szCs w:val="24"/>
          <w:rtl w:val="0"/>
          <w:lang w:val="en-US" w:eastAsia="zh-CN"/>
        </w:rPr>
        <w:t>FPGA</w:t>
      </w:r>
      <w:r>
        <w:rPr>
          <w:rFonts w:hint="eastAsia" w:ascii="Times New Roman" w:hAnsi="Times New Roman" w:cs="Times New Roman"/>
          <w:sz w:val="24"/>
          <w:szCs w:val="24"/>
          <w:rtl w:val="0"/>
          <w:lang w:val="en-US" w:eastAsia="zh-CN"/>
        </w:rPr>
        <w:t>片外，运行时间只考虑了</w:t>
      </w:r>
      <w:r>
        <w:rPr>
          <w:rFonts w:hint="eastAsia" w:cs="Times New Roman"/>
          <w:sz w:val="24"/>
          <w:szCs w:val="24"/>
          <w:rtl w:val="0"/>
          <w:lang w:val="en-US" w:eastAsia="zh-CN"/>
        </w:rPr>
        <w:t>FPGA</w:t>
      </w:r>
      <w:r>
        <w:rPr>
          <w:rFonts w:hint="eastAsia" w:ascii="Times New Roman" w:hAnsi="Times New Roman" w:cs="Times New Roman"/>
          <w:sz w:val="24"/>
          <w:szCs w:val="24"/>
          <w:rtl w:val="0"/>
          <w:lang w:val="en-US" w:eastAsia="zh-CN"/>
        </w:rPr>
        <w:t>上的计算时间，同样由于需要从外部读取参数所以</w:t>
      </w:r>
      <w:r>
        <w:rPr>
          <w:rFonts w:hint="eastAsia" w:cs="Times New Roman"/>
          <w:sz w:val="24"/>
          <w:szCs w:val="24"/>
          <w:rtl w:val="0"/>
          <w:lang w:val="en-US" w:eastAsia="zh-CN"/>
        </w:rPr>
        <w:t>FPGA</w:t>
      </w:r>
      <w:r>
        <w:rPr>
          <w:rFonts w:hint="eastAsia" w:ascii="Times New Roman" w:hAnsi="Times New Roman" w:cs="Times New Roman"/>
          <w:sz w:val="24"/>
          <w:szCs w:val="24"/>
          <w:rtl w:val="0"/>
          <w:lang w:val="en-US" w:eastAsia="zh-CN"/>
        </w:rPr>
        <w:t>的资源占用也很少。运行时间的对比</w:t>
      </w:r>
      <w:r>
        <w:rPr>
          <w:rFonts w:hint="default" w:ascii="Times New Roman" w:hAnsi="Times New Roman" w:cs="Times New Roman"/>
          <w:sz w:val="24"/>
          <w:szCs w:val="24"/>
          <w:rtl w:val="0"/>
          <w:lang w:val="en-US" w:eastAsia="zh-CN"/>
        </w:rPr>
        <w:t>证明该设计在运行速度方面合格，同时该加速器的功耗估算仅有1.69w对比于其他实现功耗效率得到很大的提升。</w:t>
      </w:r>
    </w:p>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lang w:val="en-US" w:eastAsia="zh-CN"/>
        </w:rPr>
      </w:pPr>
    </w:p>
    <w:tbl>
      <w:tblPr>
        <w:tblStyle w:val="17"/>
        <w:tblW w:w="3750" w:type="dxa"/>
        <w:tblInd w:w="108"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BDC0BF"/>
        <w:tblLayout w:type="fixed"/>
        <w:tblCellMar>
          <w:top w:w="0" w:type="dxa"/>
          <w:left w:w="10" w:type="dxa"/>
          <w:bottom w:w="0" w:type="dxa"/>
          <w:right w:w="10" w:type="dxa"/>
        </w:tblCellMar>
      </w:tblPr>
      <w:tblGrid>
        <w:gridCol w:w="1330"/>
        <w:gridCol w:w="1170"/>
        <w:gridCol w:w="1250"/>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 w:type="dxa"/>
            <w:bottom w:w="0" w:type="dxa"/>
            <w:right w:w="10" w:type="dxa"/>
          </w:tblCellMar>
        </w:tblPrEx>
        <w:trPr>
          <w:trHeight w:val="538" w:hRule="atLeast"/>
          <w:tblHeader/>
        </w:trPr>
        <w:tc>
          <w:tcPr>
            <w:tcW w:w="1330" w:type="dxa"/>
            <w:tcBorders>
              <w:top w:val="single" w:color="000000" w:sz="2" w:space="0"/>
              <w:left w:val="single" w:color="000000" w:sz="2" w:space="0"/>
              <w:bottom w:val="single" w:color="000000" w:sz="4" w:space="0"/>
              <w:right w:val="single" w:color="000000" w:sz="2" w:space="0"/>
            </w:tcBorders>
            <w:shd w:val="clear" w:color="auto" w:fill="BDC0BF"/>
            <w:tcMar>
              <w:top w:w="80" w:type="dxa"/>
              <w:left w:w="80" w:type="dxa"/>
              <w:bottom w:w="80" w:type="dxa"/>
              <w:right w:w="80" w:type="dxa"/>
            </w:tcMar>
            <w:vAlign w:val="top"/>
          </w:tcPr>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p>
        </w:tc>
        <w:tc>
          <w:tcPr>
            <w:tcW w:w="1170" w:type="dxa"/>
            <w:tcBorders>
              <w:top w:val="single" w:color="000000" w:sz="2" w:space="0"/>
              <w:left w:val="single" w:color="000000" w:sz="2" w:space="0"/>
              <w:bottom w:val="single" w:color="000000" w:sz="4" w:space="0"/>
              <w:right w:val="single" w:color="000000" w:sz="2" w:space="0"/>
            </w:tcBorders>
            <w:shd w:val="clear" w:color="auto" w:fill="BDC0BF"/>
            <w:tcMar>
              <w:top w:w="80" w:type="dxa"/>
              <w:left w:w="80" w:type="dxa"/>
              <w:bottom w:w="80" w:type="dxa"/>
              <w:right w:w="80" w:type="dxa"/>
            </w:tcMar>
            <w:vAlign w:val="top"/>
          </w:tcPr>
          <w:p>
            <w:pPr>
              <w:pStyle w:val="35"/>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eastAsia="宋体" w:cs="Times New Roman"/>
                <w:sz w:val="24"/>
                <w:szCs w:val="24"/>
                <w:lang w:val="en-US" w:eastAsia="zh-CN"/>
              </w:rPr>
            </w:pPr>
          </w:p>
        </w:tc>
        <w:tc>
          <w:tcPr>
            <w:tcW w:w="1250" w:type="dxa"/>
            <w:tcBorders>
              <w:top w:val="single" w:color="000000" w:sz="2" w:space="0"/>
              <w:left w:val="single" w:color="000000" w:sz="2" w:space="0"/>
              <w:bottom w:val="single" w:color="000000" w:sz="4" w:space="0"/>
              <w:right w:val="single" w:color="000000" w:sz="2" w:space="0"/>
            </w:tcBorders>
            <w:shd w:val="clear" w:color="auto" w:fill="BDC0BF"/>
            <w:tcMar>
              <w:top w:w="80" w:type="dxa"/>
              <w:left w:w="80" w:type="dxa"/>
              <w:bottom w:w="80" w:type="dxa"/>
              <w:right w:w="80" w:type="dxa"/>
            </w:tcMar>
            <w:vAlign w:val="top"/>
          </w:tcPr>
          <w:p>
            <w:pPr>
              <w:pStyle w:val="35"/>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频率</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570" w:hRule="atLeast"/>
        </w:trPr>
        <w:tc>
          <w:tcPr>
            <w:tcW w:w="1330" w:type="dxa"/>
            <w:tcBorders>
              <w:top w:val="single" w:color="000000" w:sz="4" w:space="0"/>
              <w:left w:val="single" w:color="000000" w:sz="2" w:space="0"/>
              <w:bottom w:val="single" w:color="000000" w:sz="2" w:space="0"/>
              <w:right w:val="single" w:color="000000" w:sz="4" w:space="0"/>
            </w:tcBorders>
            <w:shd w:val="clear" w:color="auto" w:fill="E2E4E3"/>
            <w:tcMar>
              <w:top w:w="80" w:type="dxa"/>
              <w:left w:w="80" w:type="dxa"/>
              <w:bottom w:w="80" w:type="dxa"/>
              <w:right w:w="80" w:type="dxa"/>
            </w:tcMar>
            <w:vAlign w:val="top"/>
          </w:tcPr>
          <w:p>
            <w:pPr>
              <w:pStyle w:val="35"/>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本次大作业</w:t>
            </w:r>
          </w:p>
        </w:tc>
        <w:tc>
          <w:tcPr>
            <w:tcW w:w="1170" w:type="dxa"/>
            <w:tcBorders>
              <w:top w:val="single" w:color="000000" w:sz="4" w:space="0"/>
              <w:left w:val="single" w:color="000000" w:sz="4" w:space="0"/>
              <w:bottom w:val="single" w:color="000000" w:sz="2" w:space="0"/>
              <w:right w:val="single" w:color="000000" w:sz="2" w:space="0"/>
            </w:tcBorders>
            <w:shd w:val="clear" w:color="auto" w:fill="auto"/>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eastAsia="Arial Unicode MS" w:cs="Times New Roman"/>
                <w:sz w:val="24"/>
                <w:szCs w:val="24"/>
                <w:rtl w:val="0"/>
                <w:lang w:val="en-US" w:eastAsia="zh-CN"/>
              </w:rPr>
            </w:pPr>
            <w:r>
              <w:rPr>
                <w:rFonts w:hint="default" w:ascii="Times New Roman" w:hAnsi="Times New Roman" w:eastAsia="Arial Unicode MS" w:cs="Times New Roman"/>
                <w:sz w:val="24"/>
                <w:szCs w:val="24"/>
                <w:rtl w:val="0"/>
                <w:lang w:val="en-US" w:eastAsia="zh-CN"/>
              </w:rPr>
              <w:t>0.4~0.5s</w:t>
            </w:r>
          </w:p>
        </w:tc>
        <w:tc>
          <w:tcPr>
            <w:tcW w:w="1250" w:type="dxa"/>
            <w:tcBorders>
              <w:top w:val="single" w:color="000000" w:sz="4"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eastAsia="Arial Unicode MS" w:cs="Times New Roman"/>
                <w:sz w:val="24"/>
                <w:szCs w:val="24"/>
                <w:rtl w:val="0"/>
                <w:lang w:val="en-US" w:eastAsia="zh-CN"/>
              </w:rPr>
            </w:pPr>
            <w:r>
              <w:rPr>
                <w:rFonts w:hint="default" w:ascii="Times New Roman" w:hAnsi="Times New Roman" w:eastAsia="Arial Unicode MS" w:cs="Times New Roman"/>
                <w:sz w:val="24"/>
                <w:szCs w:val="24"/>
                <w:rtl w:val="0"/>
                <w:lang w:val="en-US" w:eastAsia="zh-CN"/>
              </w:rPr>
              <w:t>40MHZ</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595" w:hRule="atLeast"/>
        </w:trPr>
        <w:tc>
          <w:tcPr>
            <w:tcW w:w="1330" w:type="dxa"/>
            <w:tcBorders>
              <w:top w:val="single" w:color="000000" w:sz="2" w:space="0"/>
              <w:left w:val="single" w:color="000000" w:sz="2" w:space="0"/>
              <w:bottom w:val="single" w:color="000000" w:sz="2" w:space="0"/>
              <w:right w:val="single" w:color="000000" w:sz="4" w:space="0"/>
            </w:tcBorders>
            <w:shd w:val="clear" w:color="auto" w:fill="E2E4E3"/>
            <w:tcMar>
              <w:top w:w="80" w:type="dxa"/>
              <w:left w:w="80" w:type="dxa"/>
              <w:bottom w:w="80" w:type="dxa"/>
              <w:right w:w="80" w:type="dxa"/>
            </w:tcMar>
            <w:vAlign w:val="top"/>
          </w:tcPr>
          <w:p>
            <w:pPr>
              <w:pStyle w:val="35"/>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rtl w:val="0"/>
                <w:lang w:val="en-US" w:eastAsia="zh-CN"/>
              </w:rPr>
              <w:t>[</w:t>
            </w:r>
            <w:r>
              <w:rPr>
                <w:rFonts w:hint="eastAsia" w:ascii="Times New Roman" w:hAnsi="Times New Roman" w:cs="Times New Roman" w:eastAsiaTheme="minorEastAsia"/>
                <w:sz w:val="24"/>
                <w:szCs w:val="24"/>
                <w:rtl w:val="0"/>
                <w:lang w:val="en-US" w:eastAsia="zh-CN"/>
              </w:rPr>
              <w:t>22</w:t>
            </w:r>
            <w:r>
              <w:rPr>
                <w:rFonts w:hint="default" w:ascii="Times New Roman" w:hAnsi="Times New Roman" w:cs="Times New Roman" w:eastAsiaTheme="minorEastAsia"/>
                <w:sz w:val="24"/>
                <w:szCs w:val="24"/>
                <w:rtl w:val="0"/>
                <w:lang w:val="en-US" w:eastAsia="zh-CN"/>
              </w:rPr>
              <w:t>]</w:t>
            </w:r>
            <w:r>
              <w:rPr>
                <w:rFonts w:hint="eastAsia" w:ascii="Times New Roman" w:hAnsi="Times New Roman" w:cs="Times New Roman" w:eastAsiaTheme="minorEastAsia"/>
                <w:sz w:val="24"/>
                <w:szCs w:val="24"/>
                <w:rtl w:val="0"/>
                <w:lang w:val="en-US" w:eastAsia="zh-CN"/>
              </w:rPr>
              <w:t>LSTM</w:t>
            </w:r>
            <w:r>
              <w:rPr>
                <w:rFonts w:hint="default" w:ascii="Times New Roman" w:hAnsi="Times New Roman" w:cs="Times New Roman" w:eastAsiaTheme="minorEastAsia"/>
                <w:sz w:val="24"/>
                <w:szCs w:val="24"/>
                <w:rtl w:val="0"/>
                <w:lang w:val="en-US" w:eastAsia="zh-CN"/>
              </w:rPr>
              <w:t>#1,#2,#3</w:t>
            </w:r>
          </w:p>
        </w:tc>
        <w:tc>
          <w:tcPr>
            <w:tcW w:w="1170" w:type="dxa"/>
            <w:tcBorders>
              <w:top w:val="single" w:color="000000" w:sz="2" w:space="0"/>
              <w:left w:val="single" w:color="000000" w:sz="4" w:space="0"/>
              <w:bottom w:val="single" w:color="000000" w:sz="2" w:space="0"/>
              <w:right w:val="single" w:color="000000" w:sz="2" w:space="0"/>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cs="Times New Roman" w:eastAsiaTheme="minorEastAsia"/>
                <w:sz w:val="24"/>
                <w:szCs w:val="24"/>
                <w:rtl w:val="0"/>
                <w:lang w:val="en-US" w:eastAsia="zh-CN"/>
              </w:rPr>
            </w:pPr>
            <w:r>
              <w:rPr>
                <w:rFonts w:hint="default" w:ascii="Times New Roman" w:hAnsi="Times New Roman" w:cs="Times New Roman"/>
                <w:sz w:val="24"/>
                <w:szCs w:val="24"/>
                <w:rtl w:val="0"/>
                <w:lang w:val="en-US" w:eastAsia="zh-CN"/>
              </w:rPr>
              <w:t>0.11s</w:t>
            </w:r>
          </w:p>
        </w:tc>
        <w:tc>
          <w:tcPr>
            <w:tcW w:w="1250"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cs="Times New Roman" w:eastAsiaTheme="minorEastAsia"/>
                <w:sz w:val="24"/>
                <w:szCs w:val="24"/>
                <w:rtl w:val="0"/>
                <w:lang w:val="en-US" w:eastAsia="zh-CN"/>
              </w:rPr>
            </w:pPr>
            <w:r>
              <w:rPr>
                <w:rFonts w:hint="default" w:ascii="Times New Roman" w:hAnsi="Times New Roman" w:cs="Times New Roman"/>
                <w:sz w:val="24"/>
                <w:szCs w:val="24"/>
                <w:rtl w:val="0"/>
                <w:lang w:val="en-US" w:eastAsia="zh-CN"/>
              </w:rPr>
              <w:t>100MHZ</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542" w:hRule="atLeast"/>
        </w:trPr>
        <w:tc>
          <w:tcPr>
            <w:tcW w:w="1330" w:type="dxa"/>
            <w:tcBorders>
              <w:top w:val="single" w:color="000000" w:sz="2" w:space="0"/>
              <w:left w:val="single" w:color="000000" w:sz="2" w:space="0"/>
              <w:bottom w:val="single" w:color="000000" w:sz="2" w:space="0"/>
              <w:right w:val="single" w:color="000000" w:sz="4" w:space="0"/>
            </w:tcBorders>
            <w:shd w:val="clear" w:color="auto" w:fill="E2E4E3"/>
            <w:tcMar>
              <w:top w:w="80" w:type="dxa"/>
              <w:left w:w="80" w:type="dxa"/>
              <w:bottom w:w="80" w:type="dxa"/>
              <w:right w:w="80" w:type="dxa"/>
            </w:tcMar>
            <w:vAlign w:val="top"/>
          </w:tcPr>
          <w:p>
            <w:pPr>
              <w:pStyle w:val="35"/>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eastAsia="Arial Unicode MS" w:cs="Times New Roman"/>
                <w:sz w:val="24"/>
                <w:szCs w:val="24"/>
                <w:rtl w:val="0"/>
                <w:lang w:val="en-US" w:eastAsia="zh-CN"/>
              </w:rPr>
            </w:pPr>
            <w:r>
              <w:rPr>
                <w:rFonts w:hint="default" w:ascii="Times New Roman" w:hAnsi="Times New Roman" w:cs="Times New Roman"/>
                <w:sz w:val="24"/>
                <w:szCs w:val="24"/>
                <w:lang w:val="en-US" w:eastAsia="zh-CN"/>
              </w:rPr>
              <w:t>Xeon E5-2670</w:t>
            </w:r>
          </w:p>
        </w:tc>
        <w:tc>
          <w:tcPr>
            <w:tcW w:w="1170" w:type="dxa"/>
            <w:tcBorders>
              <w:top w:val="single" w:color="000000" w:sz="2" w:space="0"/>
              <w:left w:val="single" w:color="000000" w:sz="4" w:space="0"/>
              <w:bottom w:val="single" w:color="000000" w:sz="2" w:space="0"/>
              <w:right w:val="single" w:color="000000" w:sz="2" w:space="0"/>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eastAsia="Arial Unicode MS"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pPr>
            <w:r>
              <w:rPr>
                <w:rFonts w:hint="default" w:ascii="Times New Roman" w:hAnsi="Times New Roman" w:cs="Times New Roman"/>
                <w:sz w:val="24"/>
                <w:szCs w:val="24"/>
                <w:rtl w:val="0"/>
                <w:lang w:val="en-US" w:eastAsia="zh-CN"/>
              </w:rPr>
              <w:t>0.19s</w:t>
            </w:r>
          </w:p>
        </w:tc>
        <w:tc>
          <w:tcPr>
            <w:tcW w:w="1250"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eastAsia="Arial Unicode MS"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pPr>
            <w:r>
              <w:rPr>
                <w:rFonts w:hint="default" w:ascii="Times New Roman" w:hAnsi="Times New Roman" w:eastAsia="Arial Unicode MS"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t>2.6GHZ</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542" w:hRule="atLeast"/>
        </w:trPr>
        <w:tc>
          <w:tcPr>
            <w:tcW w:w="1330" w:type="dxa"/>
            <w:tcBorders>
              <w:top w:val="single" w:color="000000" w:sz="2" w:space="0"/>
              <w:left w:val="single" w:color="000000" w:sz="2" w:space="0"/>
              <w:bottom w:val="single" w:color="000000" w:sz="2" w:space="0"/>
              <w:right w:val="single" w:color="000000" w:sz="4" w:space="0"/>
            </w:tcBorders>
            <w:shd w:val="clear" w:color="auto" w:fill="E2E4E3"/>
            <w:tcMar>
              <w:top w:w="80" w:type="dxa"/>
              <w:left w:w="80" w:type="dxa"/>
              <w:bottom w:w="80" w:type="dxa"/>
              <w:right w:w="80" w:type="dxa"/>
            </w:tcMar>
            <w:vAlign w:val="top"/>
          </w:tcPr>
          <w:p>
            <w:pPr>
              <w:pStyle w:val="35"/>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Zynq zc7020 CPU</w:t>
            </w:r>
          </w:p>
        </w:tc>
        <w:tc>
          <w:tcPr>
            <w:tcW w:w="1170" w:type="dxa"/>
            <w:tcBorders>
              <w:top w:val="single" w:color="000000" w:sz="2" w:space="0"/>
              <w:left w:val="single" w:color="000000" w:sz="4" w:space="0"/>
              <w:bottom w:val="single" w:color="000000" w:sz="2" w:space="0"/>
              <w:right w:val="single" w:color="000000" w:sz="2" w:space="0"/>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cs="Times New Roman"/>
                <w:sz w:val="24"/>
                <w:szCs w:val="24"/>
                <w:rtl w:val="0"/>
                <w:lang w:val="en-US" w:eastAsia="zh-CN"/>
              </w:rPr>
            </w:pPr>
            <w:r>
              <w:rPr>
                <w:rFonts w:hint="eastAsia" w:ascii="Times New Roman" w:hAnsi="Times New Roman" w:cs="Times New Roman"/>
                <w:sz w:val="24"/>
                <w:szCs w:val="24"/>
                <w:rtl w:val="0"/>
                <w:lang w:val="en-US" w:eastAsia="zh-CN"/>
              </w:rPr>
              <w:t>21.756s</w:t>
            </w:r>
          </w:p>
        </w:tc>
        <w:tc>
          <w:tcPr>
            <w:tcW w:w="1250"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eastAsia="Arial Unicode MS"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pPr>
            <w:r>
              <w:rPr>
                <w:rFonts w:hint="eastAsia" w:ascii="Times New Roman" w:hAnsi="Times New Roman" w:eastAsia="Arial Unicode MS"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t>667MHZ</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542" w:hRule="atLeast"/>
        </w:trPr>
        <w:tc>
          <w:tcPr>
            <w:tcW w:w="1330" w:type="dxa"/>
            <w:tcBorders>
              <w:top w:val="single" w:color="000000" w:sz="2" w:space="0"/>
              <w:left w:val="single" w:color="000000" w:sz="2" w:space="0"/>
              <w:bottom w:val="single" w:color="000000" w:sz="2" w:space="0"/>
              <w:right w:val="single" w:color="000000" w:sz="4" w:space="0"/>
            </w:tcBorders>
            <w:shd w:val="clear" w:color="auto" w:fill="E2E4E3"/>
            <w:tcMar>
              <w:top w:w="80" w:type="dxa"/>
              <w:left w:w="80" w:type="dxa"/>
              <w:bottom w:w="80" w:type="dxa"/>
              <w:right w:w="80" w:type="dxa"/>
            </w:tcMar>
            <w:vAlign w:val="top"/>
          </w:tcPr>
          <w:p>
            <w:pPr>
              <w:pStyle w:val="35"/>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[23]LSTM</w:t>
            </w:r>
          </w:p>
        </w:tc>
        <w:tc>
          <w:tcPr>
            <w:tcW w:w="1170" w:type="dxa"/>
            <w:tcBorders>
              <w:top w:val="single" w:color="000000" w:sz="2" w:space="0"/>
              <w:left w:val="single" w:color="000000" w:sz="4" w:space="0"/>
              <w:bottom w:val="single" w:color="000000" w:sz="2" w:space="0"/>
              <w:right w:val="single" w:color="000000" w:sz="2" w:space="0"/>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cs="Times New Roman"/>
                <w:sz w:val="24"/>
                <w:szCs w:val="24"/>
                <w:rtl w:val="0"/>
                <w:lang w:val="en-US" w:eastAsia="zh-CN"/>
              </w:rPr>
            </w:pPr>
            <w:r>
              <w:rPr>
                <w:rFonts w:hint="eastAsia" w:ascii="Times New Roman" w:hAnsi="Times New Roman" w:cs="Times New Roman"/>
                <w:sz w:val="24"/>
                <w:szCs w:val="24"/>
                <w:rtl w:val="0"/>
                <w:lang w:val="en-US" w:eastAsia="zh-CN"/>
              </w:rPr>
              <w:t>1.017s</w:t>
            </w:r>
          </w:p>
        </w:tc>
        <w:tc>
          <w:tcPr>
            <w:tcW w:w="1250"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eastAsia="Arial Unicode MS"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pPr>
            <w:r>
              <w:rPr>
                <w:rFonts w:hint="eastAsia" w:ascii="Times New Roman" w:hAnsi="Times New Roman" w:eastAsia="Arial Unicode MS"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t>142MHZ</w:t>
            </w:r>
          </w:p>
        </w:tc>
      </w:tr>
    </w:tbl>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lang w:val="en-US" w:eastAsia="zh-CN"/>
        </w:rPr>
      </w:pPr>
    </w:p>
    <w:p>
      <w:pPr>
        <w:pStyle w:val="37"/>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p>
    <w:tbl>
      <w:tblPr>
        <w:tblStyle w:val="17"/>
        <w:tblW w:w="9400" w:type="dxa"/>
        <w:tblInd w:w="108"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BDC0BF"/>
        <w:tblLayout w:type="fixed"/>
        <w:tblCellMar>
          <w:top w:w="0" w:type="dxa"/>
          <w:left w:w="10" w:type="dxa"/>
          <w:bottom w:w="0" w:type="dxa"/>
          <w:right w:w="10" w:type="dxa"/>
        </w:tblCellMar>
      </w:tblPr>
      <w:tblGrid>
        <w:gridCol w:w="1880"/>
        <w:gridCol w:w="1880"/>
        <w:gridCol w:w="1880"/>
        <w:gridCol w:w="1880"/>
        <w:gridCol w:w="1880"/>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 w:type="dxa"/>
            <w:bottom w:w="0" w:type="dxa"/>
            <w:right w:w="10" w:type="dxa"/>
          </w:tblCellMar>
        </w:tblPrEx>
        <w:trPr>
          <w:trHeight w:val="295" w:hRule="atLeast"/>
          <w:tblHeader/>
        </w:trPr>
        <w:tc>
          <w:tcPr>
            <w:tcW w:w="1880" w:type="dxa"/>
            <w:tcBorders>
              <w:top w:val="single" w:color="000000" w:sz="2" w:space="0"/>
              <w:left w:val="single" w:color="000000" w:sz="2" w:space="0"/>
              <w:bottom w:val="single" w:color="000000" w:sz="4" w:space="0"/>
              <w:right w:val="single" w:color="000000" w:sz="2" w:space="0"/>
            </w:tcBorders>
            <w:shd w:val="clear" w:color="auto" w:fill="BDC0BF"/>
            <w:tcMar>
              <w:top w:w="80" w:type="dxa"/>
              <w:left w:w="80" w:type="dxa"/>
              <w:bottom w:w="80" w:type="dxa"/>
              <w:right w:w="80" w:type="dxa"/>
            </w:tcMar>
            <w:vAlign w:val="top"/>
          </w:tcPr>
          <w:p>
            <w:pPr>
              <w:pageBreakBefore w:val="0"/>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p>
        </w:tc>
        <w:tc>
          <w:tcPr>
            <w:tcW w:w="1880" w:type="dxa"/>
            <w:tcBorders>
              <w:top w:val="single" w:color="000000" w:sz="2" w:space="0"/>
              <w:left w:val="single" w:color="000000" w:sz="2" w:space="0"/>
              <w:bottom w:val="single" w:color="000000" w:sz="4" w:space="0"/>
              <w:right w:val="single" w:color="000000" w:sz="2" w:space="0"/>
            </w:tcBorders>
            <w:shd w:val="clear" w:color="auto" w:fill="BDC0BF"/>
            <w:tcMar>
              <w:top w:w="80" w:type="dxa"/>
              <w:left w:w="80" w:type="dxa"/>
              <w:bottom w:w="80" w:type="dxa"/>
              <w:right w:w="80" w:type="dxa"/>
            </w:tcMar>
            <w:vAlign w:val="top"/>
          </w:tcPr>
          <w:p>
            <w:pPr>
              <w:pStyle w:val="35"/>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lut</w:t>
            </w:r>
          </w:p>
        </w:tc>
        <w:tc>
          <w:tcPr>
            <w:tcW w:w="1880" w:type="dxa"/>
            <w:tcBorders>
              <w:top w:val="single" w:color="000000" w:sz="2" w:space="0"/>
              <w:left w:val="single" w:color="000000" w:sz="2" w:space="0"/>
              <w:bottom w:val="single" w:color="000000" w:sz="4" w:space="0"/>
              <w:right w:val="single" w:color="000000" w:sz="2" w:space="0"/>
            </w:tcBorders>
            <w:shd w:val="clear" w:color="auto" w:fill="BDC0BF"/>
            <w:tcMar>
              <w:top w:w="80" w:type="dxa"/>
              <w:left w:w="80" w:type="dxa"/>
              <w:bottom w:w="80" w:type="dxa"/>
              <w:right w:w="80" w:type="dxa"/>
            </w:tcMar>
            <w:vAlign w:val="top"/>
          </w:tcPr>
          <w:p>
            <w:pPr>
              <w:pStyle w:val="35"/>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FF</w:t>
            </w:r>
          </w:p>
        </w:tc>
        <w:tc>
          <w:tcPr>
            <w:tcW w:w="1880" w:type="dxa"/>
            <w:tcBorders>
              <w:top w:val="single" w:color="000000" w:sz="2" w:space="0"/>
              <w:left w:val="single" w:color="000000" w:sz="2" w:space="0"/>
              <w:bottom w:val="single" w:color="000000" w:sz="4" w:space="0"/>
              <w:right w:val="single" w:color="000000" w:sz="2" w:space="0"/>
            </w:tcBorders>
            <w:shd w:val="clear" w:color="auto" w:fill="BDC0BF"/>
            <w:tcMar>
              <w:top w:w="80" w:type="dxa"/>
              <w:left w:w="80" w:type="dxa"/>
              <w:bottom w:w="80" w:type="dxa"/>
              <w:right w:w="80" w:type="dxa"/>
            </w:tcMar>
            <w:vAlign w:val="top"/>
          </w:tcPr>
          <w:p>
            <w:pPr>
              <w:pStyle w:val="35"/>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eastAsia" w:ascii="Times New Roman" w:hAnsi="Times New Roman" w:eastAsia="Arial Unicode MS" w:cs="Times New Roman"/>
                <w:sz w:val="24"/>
                <w:szCs w:val="24"/>
                <w:lang w:eastAsia="zh-CN"/>
              </w:rPr>
            </w:pPr>
            <w:r>
              <w:rPr>
                <w:rFonts w:hint="default" w:ascii="Times New Roman" w:hAnsi="Times New Roman" w:eastAsia="Arial Unicode MS" w:cs="Times New Roman"/>
                <w:sz w:val="24"/>
                <w:szCs w:val="24"/>
                <w:rtl w:val="0"/>
              </w:rPr>
              <w:t>b</w:t>
            </w:r>
            <w:r>
              <w:rPr>
                <w:rFonts w:hint="eastAsia" w:ascii="Times New Roman" w:hAnsi="Times New Roman" w:eastAsia="Arial Unicode MS" w:cs="Times New Roman"/>
                <w:sz w:val="24"/>
                <w:szCs w:val="24"/>
                <w:rtl w:val="0"/>
                <w:lang w:eastAsia="zh-CN"/>
              </w:rPr>
              <w:t>RAM</w:t>
            </w:r>
          </w:p>
        </w:tc>
        <w:tc>
          <w:tcPr>
            <w:tcW w:w="1880" w:type="dxa"/>
            <w:tcBorders>
              <w:top w:val="single" w:color="000000" w:sz="2" w:space="0"/>
              <w:left w:val="single" w:color="000000" w:sz="2" w:space="0"/>
              <w:bottom w:val="single" w:color="000000" w:sz="4" w:space="0"/>
              <w:right w:val="single" w:color="000000" w:sz="2" w:space="0"/>
            </w:tcBorders>
            <w:shd w:val="clear" w:color="auto" w:fill="BDC0BF"/>
            <w:tcMar>
              <w:top w:w="80" w:type="dxa"/>
              <w:left w:w="80" w:type="dxa"/>
              <w:bottom w:w="80" w:type="dxa"/>
              <w:right w:w="80" w:type="dxa"/>
            </w:tcMar>
            <w:vAlign w:val="top"/>
          </w:tcPr>
          <w:p>
            <w:pPr>
              <w:pStyle w:val="35"/>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sz w:val="24"/>
                <w:szCs w:val="24"/>
              </w:rPr>
            </w:pPr>
            <w:r>
              <w:rPr>
                <w:rFonts w:hint="default" w:ascii="Times New Roman" w:hAnsi="Times New Roman" w:eastAsia="Arial Unicode MS" w:cs="Times New Roman"/>
                <w:sz w:val="24"/>
                <w:szCs w:val="24"/>
                <w:rtl w:val="0"/>
              </w:rPr>
              <w:t>DSP</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1880" w:type="dxa"/>
            <w:tcBorders>
              <w:top w:val="single" w:color="000000" w:sz="4" w:space="0"/>
              <w:left w:val="single" w:color="000000" w:sz="2" w:space="0"/>
              <w:bottom w:val="single" w:color="000000" w:sz="2" w:space="0"/>
              <w:right w:val="single" w:color="000000" w:sz="4" w:space="0"/>
            </w:tcBorders>
            <w:shd w:val="clear" w:color="auto" w:fill="E2E4E3"/>
            <w:tcMar>
              <w:top w:w="80" w:type="dxa"/>
              <w:left w:w="80" w:type="dxa"/>
              <w:bottom w:w="80" w:type="dxa"/>
              <w:right w:w="80" w:type="dxa"/>
            </w:tcMar>
            <w:vAlign w:val="top"/>
          </w:tcPr>
          <w:p>
            <w:pPr>
              <w:pStyle w:val="35"/>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本次大作业</w:t>
            </w:r>
            <w:r>
              <w:rPr>
                <w:rFonts w:hint="default" w:ascii="Times New Roman" w:hAnsi="Times New Roman" w:cs="Times New Roman" w:eastAsiaTheme="minorEastAsia"/>
                <w:sz w:val="24"/>
                <w:szCs w:val="24"/>
                <w:lang w:val="en-US" w:eastAsia="zh-CN"/>
              </w:rPr>
              <w:t>中的开平方</w:t>
            </w:r>
          </w:p>
        </w:tc>
        <w:tc>
          <w:tcPr>
            <w:tcW w:w="1880" w:type="dxa"/>
            <w:tcBorders>
              <w:top w:val="single" w:color="000000" w:sz="4" w:space="0"/>
              <w:left w:val="single" w:color="000000" w:sz="4" w:space="0"/>
              <w:bottom w:val="single" w:color="000000" w:sz="2" w:space="0"/>
              <w:right w:val="single" w:color="000000" w:sz="2" w:space="0"/>
            </w:tcBorders>
            <w:shd w:val="clear" w:color="auto" w:fill="auto"/>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eastAsia="Arial Unicode MS" w:cs="Times New Roman"/>
                <w:sz w:val="24"/>
                <w:szCs w:val="24"/>
                <w:rtl w:val="0"/>
                <w:lang w:val="en-US" w:eastAsia="zh-CN"/>
              </w:rPr>
            </w:pPr>
            <w:r>
              <w:rPr>
                <w:rFonts w:hint="default" w:ascii="Times New Roman" w:hAnsi="Times New Roman" w:eastAsia="Arial Unicode MS" w:cs="Times New Roman"/>
                <w:sz w:val="24"/>
                <w:szCs w:val="24"/>
                <w:rtl w:val="0"/>
                <w:lang w:val="en-US" w:eastAsia="zh-CN"/>
              </w:rPr>
              <w:t>1667*8</w:t>
            </w:r>
          </w:p>
        </w:tc>
        <w:tc>
          <w:tcPr>
            <w:tcW w:w="1880" w:type="dxa"/>
            <w:tcBorders>
              <w:top w:val="single" w:color="000000" w:sz="4"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eastAsia="Arial Unicode MS" w:cs="Times New Roman"/>
                <w:sz w:val="24"/>
                <w:szCs w:val="24"/>
                <w:rtl w:val="0"/>
                <w:lang w:val="en-US" w:eastAsia="zh-CN"/>
              </w:rPr>
            </w:pPr>
            <w:r>
              <w:rPr>
                <w:rFonts w:hint="default" w:ascii="Times New Roman" w:hAnsi="Times New Roman" w:eastAsia="Arial Unicode MS" w:cs="Times New Roman"/>
                <w:sz w:val="24"/>
                <w:szCs w:val="24"/>
                <w:rtl w:val="0"/>
                <w:lang w:val="en-US" w:eastAsia="zh-CN"/>
              </w:rPr>
              <w:t>141*8</w:t>
            </w:r>
          </w:p>
        </w:tc>
        <w:tc>
          <w:tcPr>
            <w:tcW w:w="1880" w:type="dxa"/>
            <w:tcBorders>
              <w:top w:val="single" w:color="000000" w:sz="4"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eastAsia="Arial Unicode MS" w:cs="Times New Roman"/>
                <w:sz w:val="24"/>
                <w:szCs w:val="24"/>
                <w:rtl w:val="0"/>
                <w:lang w:val="en-US" w:eastAsia="zh-CN"/>
              </w:rPr>
            </w:pPr>
            <w:r>
              <w:rPr>
                <w:rFonts w:hint="default" w:ascii="Times New Roman" w:hAnsi="Times New Roman" w:eastAsia="Arial Unicode MS" w:cs="Times New Roman"/>
                <w:sz w:val="24"/>
                <w:szCs w:val="24"/>
                <w:rtl w:val="0"/>
                <w:lang w:val="en-US" w:eastAsia="zh-CN"/>
              </w:rPr>
              <w:t>0</w:t>
            </w:r>
          </w:p>
        </w:tc>
        <w:tc>
          <w:tcPr>
            <w:tcW w:w="1880" w:type="dxa"/>
            <w:tcBorders>
              <w:top w:val="single" w:color="000000" w:sz="4" w:space="0"/>
              <w:left w:val="single" w:color="000000" w:sz="2" w:space="0"/>
              <w:bottom w:val="single" w:color="000000" w:sz="2" w:space="0"/>
              <w:right w:val="single" w:color="000000" w:sz="2" w:space="0"/>
            </w:tcBorders>
            <w:shd w:val="clear" w:color="auto" w:fill="auto"/>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eastAsia="Arial Unicode MS" w:cs="Times New Roman"/>
                <w:sz w:val="24"/>
                <w:szCs w:val="24"/>
                <w:rtl w:val="0"/>
                <w:lang w:val="en-US" w:eastAsia="zh-CN"/>
              </w:rPr>
            </w:pPr>
            <w:r>
              <w:rPr>
                <w:rFonts w:hint="default" w:ascii="Times New Roman" w:hAnsi="Times New Roman" w:eastAsia="Arial Unicode MS" w:cs="Times New Roman"/>
                <w:sz w:val="24"/>
                <w:szCs w:val="24"/>
                <w:rtl w:val="0"/>
                <w:lang w:val="en-US" w:eastAsia="zh-CN"/>
              </w:rPr>
              <w:t>0</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1880" w:type="dxa"/>
            <w:tcBorders>
              <w:top w:val="single" w:color="000000" w:sz="2" w:space="0"/>
              <w:left w:val="single" w:color="000000" w:sz="2" w:space="0"/>
              <w:bottom w:val="single" w:color="000000" w:sz="2" w:space="0"/>
              <w:right w:val="single" w:color="000000" w:sz="4" w:space="0"/>
            </w:tcBorders>
            <w:shd w:val="clear" w:color="auto" w:fill="E2E4E3"/>
            <w:tcMar>
              <w:top w:w="80" w:type="dxa"/>
              <w:left w:w="80" w:type="dxa"/>
              <w:bottom w:w="80" w:type="dxa"/>
              <w:right w:w="80" w:type="dxa"/>
            </w:tcMar>
            <w:vAlign w:val="top"/>
          </w:tcPr>
          <w:p>
            <w:pPr>
              <w:pStyle w:val="35"/>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本次大作业</w:t>
            </w:r>
          </w:p>
        </w:tc>
        <w:tc>
          <w:tcPr>
            <w:tcW w:w="1880" w:type="dxa"/>
            <w:tcBorders>
              <w:top w:val="single" w:color="000000" w:sz="2" w:space="0"/>
              <w:left w:val="single" w:color="000000" w:sz="4" w:space="0"/>
              <w:bottom w:val="single" w:color="000000" w:sz="2" w:space="0"/>
              <w:right w:val="single" w:color="000000" w:sz="2" w:space="0"/>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cs="Times New Roman"/>
                <w:sz w:val="24"/>
                <w:szCs w:val="24"/>
                <w:rtl w:val="0"/>
              </w:rPr>
            </w:pPr>
            <w:r>
              <w:rPr>
                <w:rFonts w:hint="default" w:ascii="Times New Roman" w:hAnsi="Times New Roman" w:eastAsia="Arial Unicode MS"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rPr>
              <w:t>210778</w:t>
            </w:r>
          </w:p>
        </w:tc>
        <w:tc>
          <w:tcPr>
            <w:tcW w:w="1880"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cs="Times New Roman"/>
                <w:sz w:val="24"/>
                <w:szCs w:val="24"/>
                <w:rtl w:val="0"/>
              </w:rPr>
            </w:pPr>
            <w:r>
              <w:rPr>
                <w:rFonts w:hint="default" w:ascii="Times New Roman" w:hAnsi="Times New Roman" w:eastAsia="Arial Unicode MS"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rPr>
              <w:t>167962</w:t>
            </w:r>
          </w:p>
        </w:tc>
        <w:tc>
          <w:tcPr>
            <w:tcW w:w="1880"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cs="Times New Roman"/>
                <w:sz w:val="24"/>
                <w:szCs w:val="24"/>
                <w:rtl w:val="0"/>
              </w:rPr>
            </w:pPr>
            <w:r>
              <w:rPr>
                <w:rFonts w:hint="default" w:ascii="Times New Roman" w:hAnsi="Times New Roman" w:eastAsia="Arial Unicode MS"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rPr>
              <w:t>395</w:t>
            </w:r>
          </w:p>
        </w:tc>
        <w:tc>
          <w:tcPr>
            <w:tcW w:w="1880"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cs="Times New Roman"/>
                <w:sz w:val="24"/>
                <w:szCs w:val="24"/>
                <w:rtl w:val="0"/>
              </w:rPr>
            </w:pPr>
            <w:r>
              <w:rPr>
                <w:rFonts w:hint="default" w:ascii="Times New Roman" w:hAnsi="Times New Roman" w:eastAsia="Arial Unicode MS"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rPr>
              <w:t>31</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1880" w:type="dxa"/>
            <w:tcBorders>
              <w:top w:val="single" w:color="000000" w:sz="2" w:space="0"/>
              <w:left w:val="single" w:color="000000" w:sz="2" w:space="0"/>
              <w:bottom w:val="single" w:color="000000" w:sz="2" w:space="0"/>
              <w:right w:val="single" w:color="000000" w:sz="4" w:space="0"/>
            </w:tcBorders>
            <w:shd w:val="clear" w:color="auto" w:fill="E2E4E3"/>
            <w:tcMar>
              <w:top w:w="80" w:type="dxa"/>
              <w:left w:w="80" w:type="dxa"/>
              <w:bottom w:w="80" w:type="dxa"/>
              <w:right w:w="80" w:type="dxa"/>
            </w:tcMar>
            <w:vAlign w:val="top"/>
          </w:tcPr>
          <w:p>
            <w:pPr>
              <w:pStyle w:val="35"/>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eastAsia="Arial Unicode MS" w:cs="Times New Roman"/>
                <w:sz w:val="24"/>
                <w:szCs w:val="24"/>
                <w:rtl w:val="0"/>
                <w:lang w:val="en-US" w:eastAsia="zh-CN"/>
              </w:rPr>
            </w:pPr>
            <w:r>
              <w:rPr>
                <w:rFonts w:hint="default" w:ascii="Times New Roman" w:hAnsi="Times New Roman" w:cs="Times New Roman" w:eastAsiaTheme="minorEastAsia"/>
                <w:sz w:val="24"/>
                <w:szCs w:val="24"/>
                <w:rtl w:val="0"/>
                <w:lang w:val="en-US" w:eastAsia="zh-CN"/>
              </w:rPr>
              <w:t>[</w:t>
            </w:r>
            <w:r>
              <w:rPr>
                <w:rFonts w:hint="eastAsia" w:ascii="Times New Roman" w:hAnsi="Times New Roman" w:cs="Times New Roman" w:eastAsiaTheme="minorEastAsia"/>
                <w:sz w:val="24"/>
                <w:szCs w:val="24"/>
                <w:rtl w:val="0"/>
                <w:lang w:val="en-US" w:eastAsia="zh-CN"/>
              </w:rPr>
              <w:t>22</w:t>
            </w:r>
            <w:r>
              <w:rPr>
                <w:rFonts w:hint="default" w:ascii="Times New Roman" w:hAnsi="Times New Roman" w:cs="Times New Roman" w:eastAsiaTheme="minorEastAsia"/>
                <w:sz w:val="24"/>
                <w:szCs w:val="24"/>
                <w:rtl w:val="0"/>
                <w:lang w:val="en-US" w:eastAsia="zh-CN"/>
              </w:rPr>
              <w:t>]</w:t>
            </w:r>
          </w:p>
        </w:tc>
        <w:tc>
          <w:tcPr>
            <w:tcW w:w="1880" w:type="dxa"/>
            <w:tcBorders>
              <w:top w:val="single" w:color="000000" w:sz="2" w:space="0"/>
              <w:left w:val="single" w:color="000000" w:sz="4" w:space="0"/>
              <w:bottom w:val="single" w:color="000000" w:sz="2" w:space="0"/>
              <w:right w:val="single" w:color="000000" w:sz="2" w:space="0"/>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eastAsia="Arial Unicode MS"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pPr>
            <w:r>
              <w:rPr>
                <w:rFonts w:hint="default" w:ascii="Times New Roman" w:hAnsi="Times New Roman"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t>198280</w:t>
            </w:r>
          </w:p>
        </w:tc>
        <w:tc>
          <w:tcPr>
            <w:tcW w:w="1880"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eastAsia="Arial Unicode MS"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pPr>
            <w:r>
              <w:rPr>
                <w:rFonts w:hint="default" w:ascii="Times New Roman" w:hAnsi="Times New Roman"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t>183646</w:t>
            </w:r>
          </w:p>
        </w:tc>
        <w:tc>
          <w:tcPr>
            <w:tcW w:w="1880"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eastAsia="Arial Unicode MS"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pPr>
            <w:r>
              <w:rPr>
                <w:rFonts w:hint="default" w:ascii="Times New Roman" w:hAnsi="Times New Roman"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t>1072</w:t>
            </w:r>
          </w:p>
        </w:tc>
        <w:tc>
          <w:tcPr>
            <w:tcW w:w="1880"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eastAsia="Arial Unicode MS"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pPr>
            <w:r>
              <w:rPr>
                <w:rFonts w:hint="default" w:ascii="Times New Roman" w:hAnsi="Times New Roman"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t>1176</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1880" w:type="dxa"/>
            <w:tcBorders>
              <w:top w:val="single" w:color="000000" w:sz="2" w:space="0"/>
              <w:left w:val="single" w:color="000000" w:sz="2" w:space="0"/>
              <w:bottom w:val="single" w:color="000000" w:sz="2" w:space="0"/>
              <w:right w:val="single" w:color="000000" w:sz="4" w:space="0"/>
            </w:tcBorders>
            <w:shd w:val="clear" w:color="auto" w:fill="E2E4E3"/>
            <w:tcMar>
              <w:top w:w="80" w:type="dxa"/>
              <w:left w:w="80" w:type="dxa"/>
              <w:bottom w:w="80" w:type="dxa"/>
              <w:right w:w="80" w:type="dxa"/>
            </w:tcMar>
            <w:vAlign w:val="top"/>
          </w:tcPr>
          <w:p>
            <w:pPr>
              <w:pStyle w:val="35"/>
              <w:pageBreakBefore w:val="0"/>
              <w:framePr w:w="0" w:wrap="auto" w:vAnchor="margin" w:hAnchor="text" w:yAlign="inline"/>
              <w:kinsoku/>
              <w:wordWrap/>
              <w:overflowPunct/>
              <w:topLinePunct w:val="0"/>
              <w:autoSpaceDE/>
              <w:autoSpaceDN/>
              <w:bidi w:val="0"/>
              <w:adjustRightInd/>
              <w:snapToGrid/>
              <w:spacing w:line="27" w:lineRule="atLeast"/>
              <w:textAlignment w:val="auto"/>
              <w:rPr>
                <w:rFonts w:hint="default" w:ascii="Times New Roman" w:hAnsi="Times New Roman" w:cs="Times New Roman" w:eastAsiaTheme="minorEastAsia"/>
                <w:sz w:val="24"/>
                <w:szCs w:val="24"/>
                <w:rtl w:val="0"/>
                <w:lang w:val="en-US" w:eastAsia="zh-CN"/>
              </w:rPr>
            </w:pPr>
            <w:r>
              <w:rPr>
                <w:rFonts w:hint="eastAsia" w:ascii="Times New Roman" w:hAnsi="Times New Roman" w:cs="Times New Roman" w:eastAsiaTheme="minorEastAsia"/>
                <w:sz w:val="24"/>
                <w:szCs w:val="24"/>
                <w:rtl w:val="0"/>
                <w:lang w:val="en-US" w:eastAsia="zh-CN"/>
              </w:rPr>
              <w:t>[23]</w:t>
            </w:r>
          </w:p>
        </w:tc>
        <w:tc>
          <w:tcPr>
            <w:tcW w:w="1880" w:type="dxa"/>
            <w:tcBorders>
              <w:top w:val="single" w:color="000000" w:sz="2" w:space="0"/>
              <w:left w:val="single" w:color="000000" w:sz="4" w:space="0"/>
              <w:bottom w:val="single" w:color="000000" w:sz="2" w:space="0"/>
              <w:right w:val="single" w:color="000000" w:sz="2" w:space="0"/>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pPr>
            <w:r>
              <w:rPr>
                <w:rFonts w:hint="eastAsia" w:ascii="Times New Roman" w:hAnsi="Times New Roman"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t>7627</w:t>
            </w:r>
          </w:p>
        </w:tc>
        <w:tc>
          <w:tcPr>
            <w:tcW w:w="1880"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pPr>
            <w:r>
              <w:rPr>
                <w:rFonts w:hint="eastAsia" w:ascii="Times New Roman" w:hAnsi="Times New Roman"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t>12960</w:t>
            </w:r>
          </w:p>
        </w:tc>
        <w:tc>
          <w:tcPr>
            <w:tcW w:w="1880"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pPr>
            <w:r>
              <w:rPr>
                <w:rFonts w:hint="eastAsia" w:ascii="Times New Roman" w:hAnsi="Times New Roman"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t>16</w:t>
            </w:r>
          </w:p>
        </w:tc>
        <w:tc>
          <w:tcPr>
            <w:tcW w:w="1880" w:type="dxa"/>
            <w:tcBorders>
              <w:top w:val="single" w:color="000000" w:sz="2" w:space="0"/>
              <w:left w:val="single" w:color="000000" w:sz="2" w:space="0"/>
              <w:bottom w:val="single" w:color="000000" w:sz="2" w:space="0"/>
              <w:right w:val="single" w:color="000000" w:sz="2" w:space="0"/>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kinsoku/>
              <w:wordWrap/>
              <w:overflowPunct/>
              <w:topLinePunct w:val="0"/>
              <w:autoSpaceDE/>
              <w:autoSpaceDN/>
              <w:bidi w:val="0"/>
              <w:adjustRightInd/>
              <w:snapToGrid/>
              <w:spacing w:before="0" w:after="0" w:line="27" w:lineRule="atLeast"/>
              <w:ind w:left="0" w:right="0" w:firstLine="0"/>
              <w:jc w:val="right"/>
              <w:textAlignment w:val="auto"/>
              <w:outlineLvl w:val="9"/>
              <w:rPr>
                <w:rFonts w:hint="default" w:ascii="Times New Roman" w:hAnsi="Times New Roman"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pPr>
            <w:r>
              <w:rPr>
                <w:rFonts w:hint="eastAsia" w:ascii="Times New Roman" w:hAnsi="Times New Roman" w:cs="Times New Roman"/>
                <w:b w:val="0"/>
                <w:bCs w:val="0"/>
                <w:i w:val="0"/>
                <w:iCs w:val="0"/>
                <w:caps w:val="0"/>
                <w:smallCaps w:val="0"/>
                <w:strike w:val="0"/>
                <w:dstrike w:val="0"/>
                <w:color w:val="000000"/>
                <w:spacing w:val="0"/>
                <w:kern w:val="0"/>
                <w:position w:val="0"/>
                <w:sz w:val="24"/>
                <w:szCs w:val="24"/>
                <w:u w:val="none"/>
                <w:shd w:val="clear" w:color="auto" w:fill="auto"/>
                <w:vertAlign w:val="baseline"/>
                <w:rtl w:val="0"/>
                <w:lang w:val="en-US" w:eastAsia="zh-CN"/>
              </w:rPr>
              <w:t>50</w:t>
            </w:r>
          </w:p>
        </w:tc>
      </w:tr>
    </w:tbl>
    <w:p>
      <w:pPr>
        <w:bidi w:val="0"/>
        <w:rPr>
          <w:rFonts w:hint="default"/>
          <w:lang w:val="en-US" w:eastAsia="zh-CN"/>
        </w:rPr>
      </w:pPr>
    </w:p>
    <w:p>
      <w:pPr>
        <w:rPr>
          <w:rFonts w:hint="default"/>
          <w:lang w:val="en-US" w:eastAsia="zh-CN"/>
        </w:rPr>
      </w:pPr>
    </w:p>
    <w:p>
      <w:pPr>
        <w:rPr>
          <w:rFonts w:asciiTheme="minorEastAsia" w:hAnsiTheme="minorEastAsia" w:eastAsiaTheme="minorEastAsia"/>
        </w:rPr>
        <w:sectPr>
          <w:headerReference r:id="rId13" w:type="default"/>
          <w:type w:val="continuous"/>
          <w:pgSz w:w="11906" w:h="16838"/>
          <w:pgMar w:top="1418" w:right="1418" w:bottom="1418" w:left="1701" w:header="851" w:footer="851" w:gutter="0"/>
          <w:pgBorders>
            <w:top w:val="none" w:sz="0" w:space="0"/>
            <w:left w:val="none" w:sz="0" w:space="0"/>
            <w:bottom w:val="none" w:sz="0" w:space="0"/>
            <w:right w:val="none" w:sz="0" w:space="0"/>
          </w:pgBorders>
          <w:pgNumType w:fmt="decimal"/>
          <w:cols w:space="425" w:num="1"/>
          <w:docGrid w:type="lines" w:linePitch="312" w:charSpace="0"/>
        </w:sectPr>
      </w:pPr>
      <w:r>
        <w:rPr>
          <w:rFonts w:asciiTheme="minorEastAsia" w:hAnsiTheme="minorEastAsia" w:eastAsiaTheme="minorEastAsia"/>
        </w:rPr>
        <w:br w:type="page"/>
      </w:r>
    </w:p>
    <w:p>
      <w:pPr>
        <w:pStyle w:val="2"/>
        <w:spacing w:before="249" w:after="156"/>
        <w:jc w:val="center"/>
        <w:rPr>
          <w:del w:id="1379" w:author="dell" w:date="2020-05-27T16:02:24Z"/>
          <w:rFonts w:hint="default"/>
          <w:lang w:val="en-US"/>
        </w:rPr>
      </w:pPr>
      <w:bookmarkStart w:id="265" w:name="_Toc16145"/>
      <w:r>
        <w:rPr>
          <w:rFonts w:hint="eastAsia"/>
          <w:lang w:val="en-US" w:eastAsia="zh-CN"/>
        </w:rPr>
        <w:t>6</w:t>
      </w:r>
      <w:ins w:id="1380" w:author="dell" w:date="2020-05-23T00:58:40Z">
        <w:r>
          <w:rPr>
            <w:rFonts w:hint="eastAsia"/>
            <w:lang w:val="en-US" w:eastAsia="zh-CN"/>
          </w:rPr>
          <w:t xml:space="preserve"> </w:t>
        </w:r>
      </w:ins>
      <w:r>
        <w:rPr>
          <w:rFonts w:hint="eastAsia"/>
          <w:lang w:val="en-US" w:eastAsia="zh-CN"/>
        </w:rPr>
        <w:t>实验结论</w:t>
      </w:r>
      <w:bookmarkEnd w:id="265"/>
    </w:p>
    <w:p>
      <w:pPr>
        <w:pStyle w:val="2"/>
        <w:spacing w:before="249" w:after="156"/>
        <w:jc w:val="center"/>
        <w:rPr>
          <w:ins w:id="1382" w:author="dell" w:date="2020-05-27T16:02:21Z"/>
          <w:rFonts w:hint="default" w:eastAsia="宋体"/>
          <w:sz w:val="24"/>
        </w:rPr>
        <w:pPrChange w:id="1381" w:author="dell" w:date="2020-05-27T16:02:24Z">
          <w:pPr>
            <w:pStyle w:val="3"/>
            <w:spacing w:before="156" w:after="156"/>
          </w:pPr>
        </w:pPrChange>
      </w:pPr>
    </w:p>
    <w:p>
      <w:pPr>
        <w:spacing w:line="460" w:lineRule="exact"/>
        <w:ind w:firstLine="420"/>
        <w:rPr>
          <w:rFonts w:hint="default" w:ascii="Times New Roman" w:hAnsi="Times New Roman" w:cs="Times New Roman"/>
          <w:sz w:val="24"/>
          <w:szCs w:val="24"/>
          <w:rtl w:val="0"/>
          <w:lang w:val="en-US" w:eastAsia="zh-CN"/>
        </w:rPr>
      </w:pPr>
      <w:r>
        <w:rPr>
          <w:rFonts w:hint="eastAsia" w:cs="Times New Roman"/>
          <w:sz w:val="24"/>
          <w:szCs w:val="24"/>
          <w:rtl w:val="0"/>
          <w:lang w:val="en-US" w:eastAsia="zh-CN"/>
        </w:rPr>
        <w:t>本次大作业</w:t>
      </w:r>
      <w:r>
        <w:rPr>
          <w:rFonts w:hint="default" w:ascii="Times New Roman" w:hAnsi="Times New Roman" w:cs="Times New Roman"/>
          <w:sz w:val="24"/>
          <w:szCs w:val="24"/>
          <w:rtl w:val="0"/>
          <w:lang w:val="en-US" w:eastAsia="zh-CN"/>
        </w:rPr>
        <w:t>把</w:t>
      </w:r>
      <w:r>
        <w:rPr>
          <w:rFonts w:hint="eastAsia" w:cs="Times New Roman"/>
          <w:sz w:val="24"/>
          <w:szCs w:val="24"/>
          <w:rtl w:val="0"/>
          <w:lang w:val="en-US" w:eastAsia="zh-CN"/>
        </w:rPr>
        <w:t>Normalization</w:t>
      </w:r>
      <w:r>
        <w:rPr>
          <w:rFonts w:hint="default" w:ascii="Times New Roman" w:hAnsi="Times New Roman" w:cs="Times New Roman"/>
          <w:sz w:val="24"/>
          <w:szCs w:val="24"/>
          <w:rtl w:val="0"/>
          <w:lang w:val="en-US" w:eastAsia="zh-CN"/>
        </w:rPr>
        <w:t>运用到了</w:t>
      </w:r>
      <w:r>
        <w:rPr>
          <w:rFonts w:hint="eastAsia" w:cs="Times New Roman"/>
          <w:sz w:val="24"/>
          <w:szCs w:val="24"/>
          <w:rtl w:val="0"/>
          <w:lang w:val="en-US" w:eastAsia="zh-CN"/>
        </w:rPr>
        <w:t>RNN</w:t>
      </w:r>
      <w:r>
        <w:rPr>
          <w:rFonts w:hint="default" w:ascii="Times New Roman" w:hAnsi="Times New Roman" w:cs="Times New Roman"/>
          <w:sz w:val="24"/>
          <w:szCs w:val="24"/>
          <w:rtl w:val="0"/>
          <w:lang w:val="en-US" w:eastAsia="zh-CN"/>
        </w:rPr>
        <w:t>的硬件实现上，得以在现有的量化</w:t>
      </w:r>
      <w:r>
        <w:rPr>
          <w:rFonts w:hint="eastAsia" w:cs="Times New Roman"/>
          <w:sz w:val="24"/>
          <w:szCs w:val="24"/>
          <w:rtl w:val="0"/>
          <w:lang w:val="en-US" w:eastAsia="zh-CN"/>
        </w:rPr>
        <w:t>RNN</w:t>
      </w:r>
      <w:r>
        <w:rPr>
          <w:rFonts w:hint="default" w:ascii="Times New Roman" w:hAnsi="Times New Roman" w:cs="Times New Roman"/>
          <w:sz w:val="24"/>
          <w:szCs w:val="24"/>
          <w:rtl w:val="0"/>
          <w:lang w:val="en-US" w:eastAsia="zh-CN"/>
        </w:rPr>
        <w:t>的硬件实现基础上加大了量化的程度并且模型的性能精度损失很小，通过实现以后的精度对比，运行时间的比较以及资源和功耗的对比等，证明了</w:t>
      </w:r>
      <w:r>
        <w:rPr>
          <w:rFonts w:hint="eastAsia" w:cs="Times New Roman"/>
          <w:sz w:val="24"/>
          <w:szCs w:val="24"/>
          <w:rtl w:val="0"/>
          <w:lang w:val="en-US" w:eastAsia="zh-CN"/>
        </w:rPr>
        <w:t>Normalization</w:t>
      </w:r>
      <w:r>
        <w:rPr>
          <w:rFonts w:hint="default" w:ascii="Times New Roman" w:hAnsi="Times New Roman" w:cs="Times New Roman"/>
          <w:sz w:val="24"/>
          <w:szCs w:val="24"/>
          <w:rtl w:val="0"/>
          <w:lang w:val="en-US" w:eastAsia="zh-CN"/>
        </w:rPr>
        <w:t>在运用在硬件平台上的可行性。并且该硬件加速器可以进行高层次的配置，通用性好可以应用在其他</w:t>
      </w:r>
      <w:r>
        <w:rPr>
          <w:rFonts w:hint="eastAsia" w:cs="Times New Roman"/>
          <w:sz w:val="24"/>
          <w:szCs w:val="24"/>
          <w:rtl w:val="0"/>
          <w:lang w:val="en-US" w:eastAsia="zh-CN"/>
        </w:rPr>
        <w:t>LSTM</w:t>
      </w:r>
      <w:r>
        <w:rPr>
          <w:rFonts w:hint="default" w:ascii="Times New Roman" w:hAnsi="Times New Roman" w:cs="Times New Roman"/>
          <w:sz w:val="24"/>
          <w:szCs w:val="24"/>
          <w:rtl w:val="0"/>
          <w:lang w:val="en-US" w:eastAsia="zh-CN"/>
        </w:rPr>
        <w:t>应用中。但是，由于该实现是从高层次的角度去实现，抽象层级太高，实现过程中的</w:t>
      </w:r>
      <w:r>
        <w:rPr>
          <w:rFonts w:hint="eastAsia" w:ascii="Times New Roman" w:hAnsi="Times New Roman" w:cs="Times New Roman"/>
          <w:sz w:val="24"/>
          <w:szCs w:val="24"/>
          <w:rtl w:val="0"/>
          <w:lang w:val="en-US" w:eastAsia="zh-CN"/>
        </w:rPr>
        <w:t>很多</w:t>
      </w:r>
      <w:r>
        <w:rPr>
          <w:rFonts w:hint="default" w:ascii="Times New Roman" w:hAnsi="Times New Roman" w:cs="Times New Roman"/>
          <w:sz w:val="24"/>
          <w:szCs w:val="24"/>
          <w:rtl w:val="0"/>
          <w:lang w:val="en-US" w:eastAsia="zh-CN"/>
        </w:rPr>
        <w:t>细节部分无法控制。</w:t>
      </w:r>
    </w:p>
    <w:p>
      <w:pPr>
        <w:spacing w:line="460" w:lineRule="exact"/>
        <w:ind w:firstLine="420"/>
        <w:rPr>
          <w:rFonts w:hint="default" w:ascii="Times New Roman" w:hAnsi="Times New Roman" w:cs="Times New Roman"/>
          <w:sz w:val="24"/>
          <w:szCs w:val="24"/>
          <w:rtl w:val="0"/>
          <w:lang w:val="en-US" w:eastAsia="zh-CN"/>
        </w:rPr>
      </w:pPr>
      <w:r>
        <w:rPr>
          <w:rFonts w:hint="default" w:ascii="Times New Roman" w:hAnsi="Times New Roman" w:cs="Times New Roman"/>
          <w:sz w:val="24"/>
          <w:szCs w:val="24"/>
          <w:rtl w:val="0"/>
          <w:lang w:val="en-US" w:eastAsia="zh-CN"/>
        </w:rPr>
        <w:t>因此，该设计可以作为一个先行的验证步骤，后续的实现可以在此基础上进行底层的细节优化来提高性能</w:t>
      </w:r>
      <w:r>
        <w:rPr>
          <w:rFonts w:hint="eastAsia" w:ascii="Times New Roman" w:hAnsi="Times New Roman" w:cs="Times New Roman"/>
          <w:sz w:val="24"/>
          <w:szCs w:val="24"/>
          <w:rtl w:val="0"/>
          <w:lang w:val="en-US" w:eastAsia="zh-CN"/>
        </w:rPr>
        <w:t>或者应用在其他相关的应用上去</w:t>
      </w:r>
      <w:r>
        <w:rPr>
          <w:rFonts w:hint="default" w:ascii="Times New Roman" w:hAnsi="Times New Roman" w:cs="Times New Roman"/>
          <w:sz w:val="24"/>
          <w:szCs w:val="24"/>
          <w:rtl w:val="0"/>
          <w:lang w:val="en-US" w:eastAsia="zh-CN"/>
        </w:rPr>
        <w:t>。</w:t>
      </w:r>
    </w:p>
    <w:p>
      <w:pPr>
        <w:rPr>
          <w:rFonts w:hint="default" w:ascii="Times New Roman" w:hAnsi="Times New Roman" w:cs="Times New Roman"/>
          <w:sz w:val="24"/>
          <w:szCs w:val="24"/>
          <w:rtl w:val="0"/>
          <w:lang w:val="en-US" w:eastAsia="zh-CN"/>
        </w:rPr>
        <w:sectPr>
          <w:headerReference r:id="rId14" w:type="default"/>
          <w:type w:val="continuous"/>
          <w:pgSz w:w="11906" w:h="16838"/>
          <w:pgMar w:top="1418" w:right="1418" w:bottom="1418" w:left="1701" w:header="851" w:footer="851" w:gutter="0"/>
          <w:pgBorders>
            <w:top w:val="none" w:sz="0" w:space="0"/>
            <w:left w:val="none" w:sz="0" w:space="0"/>
            <w:bottom w:val="none" w:sz="0" w:space="0"/>
            <w:right w:val="none" w:sz="0" w:space="0"/>
          </w:pgBorders>
          <w:pgNumType w:fmt="decimal"/>
          <w:cols w:space="425" w:num="1"/>
          <w:docGrid w:type="lines" w:linePitch="312" w:charSpace="0"/>
        </w:sectPr>
      </w:pPr>
      <w:r>
        <w:rPr>
          <w:rFonts w:hint="default" w:ascii="Times New Roman" w:hAnsi="Times New Roman" w:cs="Times New Roman"/>
          <w:sz w:val="24"/>
          <w:szCs w:val="24"/>
          <w:rtl w:val="0"/>
          <w:lang w:val="en-US" w:eastAsia="zh-CN"/>
        </w:rPr>
        <w:br w:type="page"/>
      </w:r>
    </w:p>
    <w:p>
      <w:pPr>
        <w:pStyle w:val="2"/>
        <w:spacing w:before="249" w:after="156"/>
        <w:jc w:val="center"/>
        <w:rPr>
          <w:del w:id="1383" w:author="dell" w:date="2020-05-27T16:02:24Z"/>
          <w:rFonts w:hint="default"/>
          <w:lang w:val="en-US"/>
        </w:rPr>
      </w:pPr>
      <w:bookmarkStart w:id="266" w:name="_Toc30727"/>
      <w:r>
        <w:rPr>
          <w:rFonts w:hint="eastAsia"/>
          <w:lang w:val="en-US" w:eastAsia="zh-CN"/>
        </w:rPr>
        <w:t>7</w:t>
      </w:r>
      <w:ins w:id="1384" w:author="dell" w:date="2020-05-23T00:58:40Z">
        <w:r>
          <w:rPr>
            <w:rFonts w:hint="eastAsia"/>
            <w:lang w:val="en-US" w:eastAsia="zh-CN"/>
          </w:rPr>
          <w:t xml:space="preserve"> </w:t>
        </w:r>
      </w:ins>
      <w:r>
        <w:rPr>
          <w:rFonts w:hint="eastAsia"/>
          <w:lang w:val="en-US" w:eastAsia="zh-CN"/>
        </w:rPr>
        <w:t>课程总结及课堂建议</w:t>
      </w:r>
      <w:bookmarkEnd w:id="266"/>
    </w:p>
    <w:p>
      <w:pPr>
        <w:pStyle w:val="2"/>
        <w:spacing w:before="249" w:after="156"/>
        <w:jc w:val="center"/>
        <w:rPr>
          <w:ins w:id="1386" w:author="dell" w:date="2020-05-27T16:02:21Z"/>
          <w:rFonts w:hint="default" w:eastAsia="宋体"/>
          <w:sz w:val="24"/>
        </w:rPr>
        <w:pPrChange w:id="1385" w:author="dell" w:date="2020-05-27T16:02:24Z">
          <w:pPr>
            <w:pStyle w:val="3"/>
            <w:spacing w:before="156" w:after="156"/>
          </w:pPr>
        </w:pPrChange>
      </w:pPr>
    </w:p>
    <w:p>
      <w:pPr>
        <w:pStyle w:val="3"/>
        <w:spacing w:before="156" w:after="156"/>
        <w:rPr>
          <w:rFonts w:hint="eastAsia"/>
          <w:lang w:val="en-US" w:eastAsia="zh-CN"/>
        </w:rPr>
      </w:pPr>
      <w:bookmarkStart w:id="267" w:name="_Toc9735"/>
      <w:r>
        <w:rPr>
          <w:rFonts w:hint="eastAsia"/>
          <w:lang w:val="en-US" w:eastAsia="zh-CN"/>
        </w:rPr>
        <w:t>7</w:t>
      </w:r>
      <w:r>
        <w:rPr>
          <w:rFonts w:hint="eastAsia"/>
        </w:rPr>
        <w:t>.</w:t>
      </w:r>
      <w:r>
        <w:rPr>
          <w:rFonts w:hint="eastAsia"/>
          <w:lang w:val="en-US" w:eastAsia="zh-CN"/>
        </w:rPr>
        <w:t>1</w:t>
      </w:r>
      <w:r>
        <w:rPr>
          <w:rFonts w:hint="eastAsia"/>
        </w:rPr>
        <w:t xml:space="preserve"> </w:t>
      </w:r>
      <w:r>
        <w:rPr>
          <w:rFonts w:hint="eastAsia"/>
          <w:lang w:val="en-US" w:eastAsia="zh-CN"/>
        </w:rPr>
        <w:t>课程总结</w:t>
      </w:r>
      <w:bookmarkEnd w:id="267"/>
    </w:p>
    <w:p>
      <w:pPr>
        <w:spacing w:line="460" w:lineRule="exact"/>
        <w:ind w:firstLine="420"/>
        <w:rPr>
          <w:rFonts w:hint="default"/>
          <w:lang w:val="en-US" w:eastAsia="zh-CN"/>
        </w:rPr>
      </w:pPr>
      <w:r>
        <w:rPr>
          <w:rFonts w:hint="eastAsia" w:cs="Times New Roman"/>
          <w:sz w:val="24"/>
          <w:szCs w:val="24"/>
          <w:rtl w:val="0"/>
          <w:lang w:val="en-US" w:eastAsia="zh-CN"/>
        </w:rPr>
        <w:t>机器翻译是指通过计算机将源语言句子翻译到与之语义等价的目标语言句子的过程，</w:t>
      </w:r>
      <w:r>
        <w:rPr>
          <w:rFonts w:hint="default" w:cs="Times New Roman"/>
          <w:sz w:val="24"/>
          <w:szCs w:val="24"/>
          <w:rtl w:val="0"/>
          <w:lang w:val="en-US" w:eastAsia="zh-CN"/>
        </w:rPr>
        <w:t>是自然语言处理领域的一个重要研究方向。神经机器翻译仅需使用神经网络就能实现从源语言到目标语言的端到端翻译，目前已成为机器翻译研究的主流方向。</w:t>
      </w:r>
      <w:r>
        <w:rPr>
          <w:rFonts w:hint="eastAsia" w:cs="Times New Roman"/>
          <w:sz w:val="24"/>
          <w:szCs w:val="24"/>
          <w:rtl w:val="0"/>
          <w:lang w:val="en-US" w:eastAsia="zh-CN"/>
        </w:rPr>
        <w:t>机器翻译主要</w:t>
      </w:r>
      <w:r>
        <w:rPr>
          <w:rFonts w:hint="default" w:cs="Times New Roman"/>
          <w:sz w:val="24"/>
          <w:szCs w:val="24"/>
          <w:rtl w:val="0"/>
          <w:lang w:val="en-US" w:eastAsia="zh-CN"/>
        </w:rPr>
        <w:t>可以分为三种方法</w:t>
      </w:r>
      <w:r>
        <w:rPr>
          <w:rFonts w:hint="eastAsia" w:cs="Times New Roman"/>
          <w:sz w:val="24"/>
          <w:szCs w:val="24"/>
          <w:rtl w:val="0"/>
          <w:lang w:val="en-US" w:eastAsia="zh-CN"/>
        </w:rPr>
        <w:t>：</w:t>
      </w:r>
      <w:r>
        <w:rPr>
          <w:rFonts w:hint="default" w:cs="Times New Roman"/>
          <w:sz w:val="24"/>
          <w:szCs w:val="24"/>
          <w:rtl w:val="0"/>
          <w:lang w:val="en-US" w:eastAsia="zh-CN"/>
        </w:rPr>
        <w:t>基于规则的机器翻译、基于统计的机器翻译和基于神经网络的机器翻译。</w:t>
      </w:r>
    </w:p>
    <w:p>
      <w:pPr>
        <w:spacing w:line="460" w:lineRule="exact"/>
        <w:ind w:firstLine="420"/>
        <w:rPr>
          <w:del w:id="1387" w:author="dell" w:date="2020-05-23T13:46:00Z"/>
          <w:rFonts w:hint="eastAsia"/>
        </w:rPr>
      </w:pPr>
    </w:p>
    <w:p>
      <w:pPr>
        <w:spacing w:line="460" w:lineRule="exact"/>
        <w:ind w:firstLine="420"/>
        <w:rPr>
          <w:del w:id="1388" w:author="dell" w:date="2020-05-23T13:46:23Z"/>
        </w:rPr>
      </w:pPr>
      <w:del w:id="1389" w:author="dell" w:date="2020-05-28T15:03:20Z">
        <w:r>
          <w:rPr>
            <w:rFonts w:hint="eastAsia"/>
          </w:rPr>
          <w:delText>几乎所有这些现有的</w:delText>
        </w:r>
      </w:del>
      <w:del w:id="1390" w:author="dell" w:date="2020-05-28T15:03:20Z">
        <w:r>
          <w:rPr/>
          <w:delText>CMH方法都基于手工制作的功能。这些手工制作的基于特征的方法的一个缺点是特征提取过程独立于哈希码的学习过程，导致了手工制作的特征可能与哈希码学习过程不是最佳兼容的。因此，这些具有手工制作特征的现有CMH方法在实际应用中可能无法获得令人满意的性能。</w:delText>
        </w:r>
      </w:del>
    </w:p>
    <w:p>
      <w:pPr>
        <w:pStyle w:val="4"/>
        <w:spacing w:line="360" w:lineRule="auto"/>
        <w:rPr>
          <w:rFonts w:hint="eastAsia"/>
          <w:lang w:val="en-US" w:eastAsia="zh-CN"/>
        </w:rPr>
      </w:pPr>
      <w:bookmarkStart w:id="268" w:name="_Toc16528"/>
      <w:r>
        <w:rPr>
          <w:rFonts w:hint="eastAsia"/>
          <w:lang w:val="en-US" w:eastAsia="zh-CN"/>
        </w:rPr>
        <w:t>7</w:t>
      </w:r>
      <w:r>
        <w:rPr>
          <w:rFonts w:hint="eastAsia"/>
        </w:rPr>
        <w:t>.</w:t>
      </w:r>
      <w:r>
        <w:rPr>
          <w:rFonts w:hint="eastAsia"/>
          <w:lang w:val="en-US" w:eastAsia="zh-CN"/>
        </w:rPr>
        <w:t>1</w:t>
      </w:r>
      <w:r>
        <w:rPr>
          <w:rFonts w:hint="eastAsia"/>
        </w:rPr>
        <w:t xml:space="preserve">.1 </w:t>
      </w:r>
      <w:r>
        <w:rPr>
          <w:rFonts w:hint="eastAsia"/>
          <w:lang w:val="en-US" w:eastAsia="zh-CN"/>
        </w:rPr>
        <w:t>基于循环神经网络的机器翻译模型</w:t>
      </w:r>
      <w:bookmarkEnd w:id="268"/>
    </w:p>
    <w:p>
      <w:pPr>
        <w:spacing w:line="460" w:lineRule="exact"/>
        <w:ind w:firstLine="420"/>
        <w:rPr>
          <w:rFonts w:hint="eastAsia" w:ascii="Times New Roman" w:hAnsi="Times New Roman" w:cs="Times New Roman"/>
          <w:sz w:val="24"/>
          <w:szCs w:val="24"/>
          <w:rtl w:val="0"/>
          <w:lang w:val="en-US" w:eastAsia="zh-CN"/>
        </w:rPr>
      </w:pPr>
      <w:r>
        <w:rPr>
          <w:rFonts w:hint="eastAsia" w:ascii="Times New Roman" w:hAnsi="Times New Roman" w:cs="Times New Roman"/>
          <w:sz w:val="24"/>
          <w:szCs w:val="24"/>
          <w:rtl w:val="0"/>
          <w:lang w:val="en-US" w:eastAsia="zh-CN"/>
        </w:rPr>
        <w:t>基于循环神经网络和编码器—</w:t>
      </w:r>
      <w:r>
        <w:rPr>
          <w:rFonts w:hint="default" w:ascii="Times New Roman" w:hAnsi="Times New Roman" w:cs="Times New Roman"/>
          <w:sz w:val="24"/>
          <w:szCs w:val="24"/>
          <w:rtl w:val="0"/>
          <w:lang w:val="en-US" w:eastAsia="zh-CN"/>
        </w:rPr>
        <w:t>解码器结构的神经机器翻译模型在很长一段时间内都是神经机器翻译的主流</w:t>
      </w:r>
      <w:r>
        <w:rPr>
          <w:rFonts w:hint="default" w:cs="Times New Roman"/>
          <w:sz w:val="24"/>
          <w:szCs w:val="24"/>
          <w:rtl w:val="0"/>
          <w:lang w:val="en-US" w:eastAsia="zh-CN"/>
        </w:rPr>
        <w:t>模型。其</w:t>
      </w:r>
      <w:r>
        <w:rPr>
          <w:rFonts w:hint="default" w:ascii="Times New Roman" w:hAnsi="Times New Roman" w:cs="Times New Roman"/>
          <w:sz w:val="24"/>
          <w:szCs w:val="24"/>
          <w:rtl w:val="0"/>
          <w:lang w:val="en-US" w:eastAsia="zh-CN"/>
        </w:rPr>
        <w:t>中，在编码器—解码器框架的基础上，引入了注意力机制，使得生成每个目标端词语时，解码器可以将“注意力”集中到源端的几个相关的词语上，并从中获取有用的信息，从而获得更好的翻译表现。注意力机制使得翻译模型能够更好地处理长距离的依赖关系，解决了在循环神经网络中信息在长距离的传输中容易被丢失、遗忘的问题，其注意力机制</w:t>
      </w:r>
      <w:r>
        <w:rPr>
          <w:rFonts w:hint="eastAsia" w:ascii="Times New Roman" w:hAnsi="Times New Roman" w:cs="Times New Roman"/>
          <w:sz w:val="24"/>
          <w:szCs w:val="24"/>
          <w:rtl w:val="0"/>
          <w:lang w:val="en-US" w:eastAsia="zh-CN"/>
        </w:rPr>
        <w:t>如图</w:t>
      </w:r>
      <w:r>
        <w:rPr>
          <w:rFonts w:hint="eastAsia" w:cs="Times New Roman"/>
          <w:sz w:val="24"/>
          <w:szCs w:val="24"/>
          <w:rtl w:val="0"/>
          <w:lang w:val="en-US" w:eastAsia="zh-CN"/>
        </w:rPr>
        <w:t>1</w:t>
      </w:r>
      <w:r>
        <w:rPr>
          <w:rFonts w:hint="default" w:ascii="Times New Roman" w:hAnsi="Times New Roman" w:cs="Times New Roman"/>
          <w:sz w:val="24"/>
          <w:szCs w:val="24"/>
          <w:rtl w:val="0"/>
          <w:lang w:val="en-US" w:eastAsia="zh-CN"/>
        </w:rPr>
        <w:t>所示</w:t>
      </w:r>
      <w:r>
        <w:rPr>
          <w:rFonts w:hint="eastAsia" w:cs="Times New Roman"/>
          <w:sz w:val="24"/>
          <w:szCs w:val="24"/>
          <w:rtl w:val="0"/>
          <w:lang w:val="en-US" w:eastAsia="zh-CN"/>
        </w:rPr>
        <w:t>：</w:t>
      </w:r>
    </w:p>
    <w:p>
      <w:pPr>
        <w:spacing w:line="460" w:lineRule="exact"/>
        <w:ind w:firstLine="420"/>
        <w:rPr>
          <w:rFonts w:hint="default" w:ascii="Times New Roman" w:hAnsi="Times New Roman" w:cs="Times New Roman"/>
          <w:sz w:val="24"/>
          <w:szCs w:val="24"/>
          <w:rtl w:val="0"/>
          <w:lang w:val="en-US" w:eastAsia="zh-CN"/>
        </w:rPr>
      </w:pPr>
      <w:r>
        <w:drawing>
          <wp:anchor distT="0" distB="0" distL="114300" distR="114300" simplePos="0" relativeHeight="252386304" behindDoc="0" locked="0" layoutInCell="1" allowOverlap="1">
            <wp:simplePos x="0" y="0"/>
            <wp:positionH relativeFrom="column">
              <wp:posOffset>1047750</wp:posOffset>
            </wp:positionH>
            <wp:positionV relativeFrom="paragraph">
              <wp:posOffset>177800</wp:posOffset>
            </wp:positionV>
            <wp:extent cx="3102610" cy="3424555"/>
            <wp:effectExtent l="0" t="0" r="6350" b="4445"/>
            <wp:wrapSquare wrapText="bothSides"/>
            <wp:docPr id="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0"/>
                    <pic:cNvPicPr>
                      <a:picLocks noChangeAspect="1"/>
                    </pic:cNvPicPr>
                  </pic:nvPicPr>
                  <pic:blipFill>
                    <a:blip r:embed="rId105"/>
                    <a:stretch>
                      <a:fillRect/>
                    </a:stretch>
                  </pic:blipFill>
                  <pic:spPr>
                    <a:xfrm>
                      <a:off x="0" y="0"/>
                      <a:ext cx="3102610" cy="3424555"/>
                    </a:xfrm>
                    <a:prstGeom prst="rect">
                      <a:avLst/>
                    </a:prstGeom>
                    <a:noFill/>
                    <a:ln>
                      <a:noFill/>
                    </a:ln>
                  </pic:spPr>
                </pic:pic>
              </a:graphicData>
            </a:graphic>
          </wp:anchor>
        </w:drawing>
      </w:r>
    </w:p>
    <w:p>
      <w:pPr>
        <w:spacing w:line="460" w:lineRule="exact"/>
        <w:ind w:firstLine="420"/>
        <w:rPr>
          <w:rFonts w:hint="default" w:ascii="Times New Roman" w:hAnsi="Times New Roman" w:cs="Times New Roman"/>
          <w:sz w:val="24"/>
          <w:szCs w:val="24"/>
          <w:rtl w:val="0"/>
          <w:lang w:val="en-US" w:eastAsia="zh-CN"/>
        </w:rPr>
      </w:pPr>
    </w:p>
    <w:p>
      <w:pPr>
        <w:rPr>
          <w:rFonts w:asciiTheme="minorEastAsia" w:hAnsiTheme="minorEastAsia" w:eastAsiaTheme="minorEastAsia"/>
        </w:rPr>
      </w:pPr>
      <w:r>
        <w:rPr>
          <w:rFonts w:asciiTheme="minorEastAsia" w:hAnsiTheme="minorEastAsia" w:eastAsiaTheme="minorEastAsia"/>
        </w:rPr>
        <w:br w:type="page"/>
      </w:r>
    </w:p>
    <w:p>
      <w:pPr>
        <w:pStyle w:val="4"/>
        <w:spacing w:line="360" w:lineRule="auto"/>
        <w:rPr>
          <w:rFonts w:hint="eastAsia"/>
          <w:lang w:val="en-US" w:eastAsia="zh-CN"/>
        </w:rPr>
      </w:pPr>
      <w:bookmarkStart w:id="269" w:name="_Toc13769"/>
      <w:r>
        <w:rPr>
          <w:rFonts w:hint="eastAsia"/>
          <w:lang w:val="en-US" w:eastAsia="zh-CN"/>
        </w:rPr>
        <w:t>7</w:t>
      </w:r>
      <w:r>
        <w:rPr>
          <w:rFonts w:hint="eastAsia"/>
        </w:rPr>
        <w:t>.</w:t>
      </w:r>
      <w:r>
        <w:rPr>
          <w:rFonts w:hint="eastAsia"/>
          <w:lang w:val="en-US" w:eastAsia="zh-CN"/>
        </w:rPr>
        <w:t>1</w:t>
      </w:r>
      <w:r>
        <w:rPr>
          <w:rFonts w:hint="eastAsia"/>
        </w:rPr>
        <w:t>.</w:t>
      </w:r>
      <w:r>
        <w:rPr>
          <w:rFonts w:hint="eastAsia"/>
          <w:lang w:val="en-US" w:eastAsia="zh-CN"/>
        </w:rPr>
        <w:t>2</w:t>
      </w:r>
      <w:r>
        <w:rPr>
          <w:rFonts w:hint="eastAsia"/>
        </w:rPr>
        <w:t xml:space="preserve"> </w:t>
      </w:r>
      <w:r>
        <w:rPr>
          <w:rFonts w:hint="eastAsia"/>
          <w:lang w:val="en-US" w:eastAsia="zh-CN"/>
        </w:rPr>
        <w:t>基于卷积神经网络的机器翻译模型</w:t>
      </w:r>
      <w:bookmarkEnd w:id="269"/>
    </w:p>
    <w:p>
      <w:pPr>
        <w:spacing w:line="460" w:lineRule="exact"/>
        <w:ind w:firstLine="420"/>
        <w:rPr>
          <w:rFonts w:hint="default" w:cs="Times New Roman"/>
          <w:sz w:val="24"/>
          <w:szCs w:val="24"/>
          <w:rtl w:val="0"/>
          <w:lang w:val="en-US" w:eastAsia="zh-CN"/>
        </w:rPr>
      </w:pPr>
      <w:r>
        <w:rPr>
          <w:rFonts w:hint="eastAsia" w:cs="Times New Roman"/>
          <w:sz w:val="24"/>
          <w:szCs w:val="24"/>
          <w:rtl w:val="0"/>
          <w:lang w:val="en-US" w:eastAsia="zh-CN"/>
        </w:rPr>
        <w:t>在基于循环神经网络的神经机器翻译模型展</w:t>
      </w:r>
      <w:r>
        <w:rPr>
          <w:rFonts w:hint="default" w:cs="Times New Roman"/>
          <w:sz w:val="24"/>
          <w:szCs w:val="24"/>
          <w:rtl w:val="0"/>
          <w:lang w:val="en-US" w:eastAsia="zh-CN"/>
        </w:rPr>
        <w:t>现出强大的能力后</w:t>
      </w:r>
      <w:r>
        <w:rPr>
          <w:rFonts w:hint="eastAsia" w:cs="Times New Roman"/>
          <w:sz w:val="24"/>
          <w:szCs w:val="24"/>
          <w:rtl w:val="0"/>
          <w:lang w:val="en-US" w:eastAsia="zh-CN"/>
        </w:rPr>
        <w:t>，</w:t>
      </w:r>
      <w:r>
        <w:rPr>
          <w:rFonts w:hint="default" w:cs="Times New Roman"/>
          <w:sz w:val="24"/>
          <w:szCs w:val="24"/>
          <w:rtl w:val="0"/>
          <w:lang w:val="en-US" w:eastAsia="zh-CN"/>
        </w:rPr>
        <w:t>研究者们也开始探索基于卷积神经网络的神经翻译模型</w:t>
      </w:r>
      <w:r>
        <w:rPr>
          <w:rFonts w:hint="eastAsia" w:cs="Times New Roman"/>
          <w:sz w:val="24"/>
          <w:szCs w:val="24"/>
          <w:rtl w:val="0"/>
          <w:lang w:val="en-US" w:eastAsia="zh-CN"/>
        </w:rPr>
        <w:t>。</w:t>
      </w:r>
      <w:r>
        <w:rPr>
          <w:rFonts w:hint="default" w:cs="Times New Roman"/>
          <w:sz w:val="24"/>
          <w:szCs w:val="24"/>
          <w:rtl w:val="0"/>
          <w:lang w:val="en-US" w:eastAsia="zh-CN"/>
        </w:rPr>
        <w:t>用卷积神经网络来编码源端语言，并将其集成到统计机器翻译模型中</w:t>
      </w:r>
      <w:r>
        <w:rPr>
          <w:rFonts w:hint="eastAsia" w:cs="Times New Roman"/>
          <w:sz w:val="24"/>
          <w:szCs w:val="24"/>
          <w:rtl w:val="0"/>
          <w:lang w:val="en-US" w:eastAsia="zh-CN"/>
        </w:rPr>
        <w:t>，</w:t>
      </w:r>
      <w:r>
        <w:rPr>
          <w:rFonts w:hint="default" w:cs="Times New Roman"/>
          <w:sz w:val="24"/>
          <w:szCs w:val="24"/>
          <w:rtl w:val="0"/>
          <w:lang w:val="en-US" w:eastAsia="zh-CN"/>
        </w:rPr>
        <w:t>将神经网络翻译模型的源端编码器替换成了基于卷积神 经网络的结构，随后提出了完全基于卷积神经网络的机器翻译模型</w:t>
      </w:r>
      <w:r>
        <w:rPr>
          <w:rFonts w:hint="eastAsia" w:cs="Times New Roman"/>
          <w:sz w:val="24"/>
          <w:szCs w:val="24"/>
          <w:rtl w:val="0"/>
          <w:lang w:val="en-US" w:eastAsia="zh-CN"/>
        </w:rPr>
        <w:t>，如图2所示：</w:t>
      </w:r>
    </w:p>
    <w:p>
      <w:pPr>
        <w:spacing w:line="460" w:lineRule="exact"/>
        <w:ind w:firstLine="420"/>
        <w:rPr>
          <w:rFonts w:hint="default" w:cs="Times New Roman"/>
          <w:sz w:val="24"/>
          <w:szCs w:val="24"/>
          <w:rtl w:val="0"/>
          <w:lang w:val="en-US" w:eastAsia="zh-CN"/>
        </w:rPr>
      </w:pPr>
      <w:r>
        <w:drawing>
          <wp:anchor distT="0" distB="0" distL="114300" distR="114300" simplePos="0" relativeHeight="252387328" behindDoc="0" locked="0" layoutInCell="1" allowOverlap="1">
            <wp:simplePos x="0" y="0"/>
            <wp:positionH relativeFrom="column">
              <wp:posOffset>187325</wp:posOffset>
            </wp:positionH>
            <wp:positionV relativeFrom="paragraph">
              <wp:posOffset>135890</wp:posOffset>
            </wp:positionV>
            <wp:extent cx="5020945" cy="6494780"/>
            <wp:effectExtent l="0" t="0" r="8255" b="12700"/>
            <wp:wrapSquare wrapText="bothSides"/>
            <wp:docPr id="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1"/>
                    <pic:cNvPicPr>
                      <a:picLocks noChangeAspect="1"/>
                    </pic:cNvPicPr>
                  </pic:nvPicPr>
                  <pic:blipFill>
                    <a:blip r:embed="rId106"/>
                    <a:stretch>
                      <a:fillRect/>
                    </a:stretch>
                  </pic:blipFill>
                  <pic:spPr>
                    <a:xfrm>
                      <a:off x="0" y="0"/>
                      <a:ext cx="5020945" cy="6494780"/>
                    </a:xfrm>
                    <a:prstGeom prst="rect">
                      <a:avLst/>
                    </a:prstGeom>
                    <a:noFill/>
                    <a:ln>
                      <a:noFill/>
                    </a:ln>
                  </pic:spPr>
                </pic:pic>
              </a:graphicData>
            </a:graphic>
          </wp:anchor>
        </w:drawing>
      </w:r>
    </w:p>
    <w:p>
      <w:pPr>
        <w:rPr>
          <w:rFonts w:asciiTheme="minorEastAsia" w:hAnsiTheme="minorEastAsia" w:eastAsiaTheme="minorEastAsia"/>
        </w:rPr>
      </w:pPr>
    </w:p>
    <w:p>
      <w:pPr>
        <w:rPr>
          <w:rFonts w:hint="eastAsia" w:asciiTheme="minorEastAsia" w:hAnsiTheme="minorEastAsia" w:eastAsiaTheme="minorEastAsia"/>
          <w:lang w:val="en-US" w:eastAsia="zh-CN"/>
        </w:rPr>
      </w:pPr>
      <w:r>
        <w:rPr>
          <w:rFonts w:asciiTheme="minorEastAsia" w:hAnsiTheme="minorEastAsia" w:eastAsiaTheme="minorEastAsia"/>
        </w:rPr>
        <w:br w:type="page"/>
      </w:r>
    </w:p>
    <w:p>
      <w:pPr>
        <w:pStyle w:val="4"/>
        <w:bidi w:val="0"/>
        <w:rPr>
          <w:rFonts w:hint="default"/>
          <w:lang w:val="en-US" w:eastAsia="zh-CN"/>
        </w:rPr>
      </w:pPr>
      <w:bookmarkStart w:id="270" w:name="_Toc12374"/>
      <w:r>
        <w:rPr>
          <w:rFonts w:hint="eastAsia"/>
          <w:lang w:val="en-US" w:eastAsia="zh-CN"/>
        </w:rPr>
        <w:t>7</w:t>
      </w:r>
      <w:r>
        <w:rPr>
          <w:rFonts w:hint="eastAsia"/>
        </w:rPr>
        <w:t>.</w:t>
      </w:r>
      <w:r>
        <w:rPr>
          <w:rFonts w:hint="eastAsia"/>
          <w:lang w:val="en-US" w:eastAsia="zh-CN"/>
        </w:rPr>
        <w:t>1</w:t>
      </w:r>
      <w:r>
        <w:rPr>
          <w:rFonts w:hint="eastAsia"/>
        </w:rPr>
        <w:t>.</w:t>
      </w:r>
      <w:r>
        <w:rPr>
          <w:rFonts w:hint="eastAsia"/>
          <w:lang w:val="en-US" w:eastAsia="zh-CN"/>
        </w:rPr>
        <w:t>3</w:t>
      </w:r>
      <w:r>
        <w:rPr>
          <w:rFonts w:hint="eastAsia"/>
        </w:rPr>
        <w:t xml:space="preserve"> </w:t>
      </w:r>
      <w:r>
        <w:rPr>
          <w:rFonts w:hint="eastAsia"/>
          <w:lang w:val="en-US" w:eastAsia="zh-CN"/>
        </w:rPr>
        <w:t>Transformer模型</w:t>
      </w:r>
      <w:bookmarkEnd w:id="270"/>
    </w:p>
    <w:p>
      <w:pPr>
        <w:spacing w:line="460" w:lineRule="exact"/>
        <w:ind w:firstLine="420"/>
        <w:rPr>
          <w:rFonts w:hint="eastAsia" w:cs="Times New Roman"/>
          <w:sz w:val="24"/>
          <w:szCs w:val="24"/>
          <w:rtl w:val="0"/>
          <w:lang w:val="en-US" w:eastAsia="zh-CN"/>
        </w:rPr>
      </w:pPr>
      <w:r>
        <w:rPr>
          <w:rFonts w:hint="eastAsia" w:cs="Times New Roman"/>
          <w:sz w:val="24"/>
          <w:szCs w:val="24"/>
          <w:rtl w:val="0"/>
          <w:lang w:val="en-US" w:eastAsia="zh-CN"/>
        </w:rPr>
        <w:t>2017年</w:t>
      </w:r>
      <w:r>
        <w:rPr>
          <w:rFonts w:hint="default" w:cs="Times New Roman"/>
          <w:sz w:val="24"/>
          <w:szCs w:val="24"/>
          <w:rtl w:val="0"/>
          <w:lang w:val="en-US" w:eastAsia="zh-CN"/>
        </w:rPr>
        <w:t>提出</w:t>
      </w:r>
      <w:r>
        <w:rPr>
          <w:rFonts w:hint="eastAsia" w:cs="Times New Roman"/>
          <w:sz w:val="24"/>
          <w:szCs w:val="24"/>
          <w:rtl w:val="0"/>
          <w:lang w:val="en-US" w:eastAsia="zh-CN"/>
        </w:rPr>
        <w:t>的</w:t>
      </w:r>
      <w:r>
        <w:rPr>
          <w:rFonts w:hint="default" w:cs="Times New Roman"/>
          <w:sz w:val="24"/>
          <w:szCs w:val="24"/>
          <w:rtl w:val="0"/>
          <w:lang w:val="en-US" w:eastAsia="zh-CN"/>
        </w:rPr>
        <w:t>完全基于注意力机制的</w:t>
      </w:r>
      <w:r>
        <w:rPr>
          <w:rFonts w:hint="eastAsia" w:cs="Times New Roman"/>
          <w:sz w:val="24"/>
          <w:szCs w:val="24"/>
          <w:rtl w:val="0"/>
          <w:lang w:val="en-US" w:eastAsia="zh-CN"/>
        </w:rPr>
        <w:t>Transformer</w:t>
      </w:r>
      <w:r>
        <w:rPr>
          <w:rFonts w:hint="default" w:cs="Times New Roman"/>
          <w:sz w:val="24"/>
          <w:szCs w:val="24"/>
          <w:rtl w:val="0"/>
          <w:lang w:val="en-US" w:eastAsia="zh-CN"/>
        </w:rPr>
        <w:t>模型创新性地使用自注意力机制来对序列进行编码</w:t>
      </w:r>
      <w:r>
        <w:rPr>
          <w:rFonts w:hint="eastAsia" w:cs="Times New Roman"/>
          <w:sz w:val="24"/>
          <w:szCs w:val="24"/>
          <w:rtl w:val="0"/>
          <w:lang w:val="en-US" w:eastAsia="zh-CN"/>
        </w:rPr>
        <w:t>，</w:t>
      </w:r>
      <w:r>
        <w:rPr>
          <w:rFonts w:hint="default" w:cs="Times New Roman"/>
          <w:sz w:val="24"/>
          <w:szCs w:val="24"/>
          <w:rtl w:val="0"/>
          <w:lang w:val="en-US" w:eastAsia="zh-CN"/>
        </w:rPr>
        <w:t>其编码器和解码器均由注意力模块和前向神经网络构成。</w:t>
      </w:r>
      <w:r>
        <w:rPr>
          <w:rFonts w:hint="eastAsia" w:cs="Times New Roman"/>
          <w:sz w:val="24"/>
          <w:szCs w:val="24"/>
          <w:rtl w:val="0"/>
          <w:lang w:val="en-US" w:eastAsia="zh-CN"/>
        </w:rPr>
        <w:t>Transformer</w:t>
      </w:r>
      <w:r>
        <w:rPr>
          <w:rFonts w:hint="default" w:cs="Times New Roman"/>
          <w:sz w:val="24"/>
          <w:szCs w:val="24"/>
          <w:rtl w:val="0"/>
          <w:lang w:val="en-US" w:eastAsia="zh-CN"/>
        </w:rPr>
        <w:t>模型具有高度并行化的模型结构，因此在训练速度上远超循环神经网络，且在翻译质量上也有大幅提升</w:t>
      </w:r>
      <w:r>
        <w:rPr>
          <w:rFonts w:hint="eastAsia" w:cs="Times New Roman"/>
          <w:sz w:val="24"/>
          <w:szCs w:val="24"/>
          <w:rtl w:val="0"/>
          <w:lang w:val="en-US" w:eastAsia="zh-CN"/>
        </w:rPr>
        <w:t>。</w:t>
      </w:r>
      <w:r>
        <w:rPr>
          <w:rFonts w:hint="default" w:cs="Times New Roman"/>
          <w:sz w:val="24"/>
          <w:szCs w:val="24"/>
          <w:rtl w:val="0"/>
          <w:lang w:val="en-US" w:eastAsia="zh-CN"/>
        </w:rPr>
        <w:t>近期，</w:t>
      </w:r>
      <w:r>
        <w:rPr>
          <w:rFonts w:hint="eastAsia" w:cs="Times New Roman"/>
          <w:sz w:val="24"/>
          <w:szCs w:val="24"/>
          <w:rtl w:val="0"/>
          <w:lang w:val="en-US" w:eastAsia="zh-CN"/>
        </w:rPr>
        <w:t>Transformer</w:t>
      </w:r>
      <w:r>
        <w:rPr>
          <w:rFonts w:hint="default" w:cs="Times New Roman"/>
          <w:sz w:val="24"/>
          <w:szCs w:val="24"/>
          <w:rtl w:val="0"/>
          <w:lang w:val="en-US" w:eastAsia="zh-CN"/>
        </w:rPr>
        <w:t>已成为神经机器翻译研究中的主流模型，且在自然语言处理的其他领域中也有广泛应用。</w:t>
      </w:r>
      <w:r>
        <w:rPr>
          <w:rFonts w:hint="eastAsia" w:cs="Times New Roman"/>
          <w:sz w:val="24"/>
          <w:szCs w:val="24"/>
          <w:rtl w:val="0"/>
          <w:lang w:val="en-US" w:eastAsia="zh-CN"/>
        </w:rPr>
        <w:t>Transformer</w:t>
      </w:r>
      <w:r>
        <w:rPr>
          <w:rFonts w:hint="default" w:cs="Times New Roman"/>
          <w:sz w:val="24"/>
          <w:szCs w:val="24"/>
          <w:rtl w:val="0"/>
          <w:lang w:val="en-US" w:eastAsia="zh-CN"/>
        </w:rPr>
        <w:t>的模型结构如图３所示</w:t>
      </w:r>
      <w:r>
        <w:rPr>
          <w:rFonts w:hint="eastAsia" w:cs="Times New Roman"/>
          <w:sz w:val="24"/>
          <w:szCs w:val="24"/>
          <w:rtl w:val="0"/>
          <w:lang w:val="en-US" w:eastAsia="zh-CN"/>
        </w:rPr>
        <w:t>：</w:t>
      </w:r>
    </w:p>
    <w:p>
      <w:pPr>
        <w:spacing w:line="460" w:lineRule="exact"/>
        <w:ind w:firstLine="420"/>
        <w:rPr>
          <w:rFonts w:hint="eastAsia" w:cs="Times New Roman"/>
          <w:sz w:val="24"/>
          <w:szCs w:val="24"/>
          <w:rtl w:val="0"/>
          <w:lang w:val="en-US" w:eastAsia="zh-CN"/>
        </w:rPr>
      </w:pPr>
      <w:r>
        <w:drawing>
          <wp:anchor distT="0" distB="0" distL="114300" distR="114300" simplePos="0" relativeHeight="252388352" behindDoc="0" locked="0" layoutInCell="1" allowOverlap="1">
            <wp:simplePos x="0" y="0"/>
            <wp:positionH relativeFrom="column">
              <wp:posOffset>638810</wp:posOffset>
            </wp:positionH>
            <wp:positionV relativeFrom="paragraph">
              <wp:posOffset>226695</wp:posOffset>
            </wp:positionV>
            <wp:extent cx="4069715" cy="6123940"/>
            <wp:effectExtent l="0" t="0" r="14605" b="2540"/>
            <wp:wrapSquare wrapText="bothSides"/>
            <wp:docPr id="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2"/>
                    <pic:cNvPicPr>
                      <a:picLocks noChangeAspect="1"/>
                    </pic:cNvPicPr>
                  </pic:nvPicPr>
                  <pic:blipFill>
                    <a:blip r:embed="rId107"/>
                    <a:stretch>
                      <a:fillRect/>
                    </a:stretch>
                  </pic:blipFill>
                  <pic:spPr>
                    <a:xfrm>
                      <a:off x="0" y="0"/>
                      <a:ext cx="4069715" cy="6123940"/>
                    </a:xfrm>
                    <a:prstGeom prst="rect">
                      <a:avLst/>
                    </a:prstGeom>
                    <a:noFill/>
                    <a:ln>
                      <a:noFill/>
                    </a:ln>
                  </pic:spPr>
                </pic:pic>
              </a:graphicData>
            </a:graphic>
          </wp:anchor>
        </w:drawing>
      </w:r>
    </w:p>
    <w:p>
      <w:pPr>
        <w:rPr>
          <w:rFonts w:asciiTheme="minorEastAsia" w:hAnsiTheme="minorEastAsia" w:eastAsiaTheme="minorEastAsia"/>
        </w:rPr>
      </w:pPr>
    </w:p>
    <w:p>
      <w:pPr>
        <w:rPr>
          <w:rFonts w:asciiTheme="minorEastAsia" w:hAnsiTheme="minorEastAsia" w:eastAsiaTheme="minorEastAsia"/>
        </w:rPr>
      </w:pPr>
      <w:r>
        <w:rPr>
          <w:rFonts w:asciiTheme="minorEastAsia" w:hAnsiTheme="minorEastAsia" w:eastAsiaTheme="minorEastAsia"/>
        </w:rPr>
        <w:br w:type="page"/>
      </w:r>
    </w:p>
    <w:p>
      <w:pPr>
        <w:pStyle w:val="3"/>
        <w:spacing w:before="156" w:after="156"/>
        <w:rPr>
          <w:rFonts w:hint="default"/>
          <w:lang w:val="en-US" w:eastAsia="zh-CN"/>
        </w:rPr>
      </w:pPr>
      <w:bookmarkStart w:id="271" w:name="_Toc30709"/>
      <w:r>
        <w:rPr>
          <w:rFonts w:hint="eastAsia"/>
          <w:lang w:val="en-US" w:eastAsia="zh-CN"/>
        </w:rPr>
        <w:t>7</w:t>
      </w:r>
      <w:r>
        <w:rPr>
          <w:rFonts w:hint="eastAsia"/>
        </w:rPr>
        <w:t>.</w:t>
      </w:r>
      <w:r>
        <w:rPr>
          <w:rFonts w:hint="eastAsia"/>
          <w:lang w:val="en-US" w:eastAsia="zh-CN"/>
        </w:rPr>
        <w:t>2</w:t>
      </w:r>
      <w:r>
        <w:rPr>
          <w:rFonts w:hint="eastAsia"/>
        </w:rPr>
        <w:t xml:space="preserve"> </w:t>
      </w:r>
      <w:r>
        <w:rPr>
          <w:rFonts w:hint="eastAsia"/>
          <w:lang w:val="en-US" w:eastAsia="zh-CN"/>
        </w:rPr>
        <w:t>课堂建议</w:t>
      </w:r>
      <w:bookmarkEnd w:id="271"/>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希望老师以后</w:t>
      </w:r>
      <w:r>
        <w:rPr>
          <w:rFonts w:hint="eastAsia" w:cs="Times New Roman"/>
          <w:sz w:val="24"/>
          <w:szCs w:val="24"/>
          <w:lang w:val="en-US" w:eastAsia="zh-CN"/>
        </w:rPr>
        <w:t>加入</w:t>
      </w:r>
      <w:r>
        <w:rPr>
          <w:rFonts w:hint="default" w:ascii="Times New Roman" w:hAnsi="Times New Roman" w:eastAsia="宋体" w:cs="Times New Roman"/>
          <w:sz w:val="24"/>
          <w:szCs w:val="24"/>
        </w:rPr>
        <w:t>观看</w:t>
      </w:r>
      <w:r>
        <w:rPr>
          <w:rFonts w:hint="eastAsia" w:cs="Times New Roman"/>
          <w:sz w:val="24"/>
          <w:szCs w:val="24"/>
          <w:lang w:val="en-US" w:eastAsia="zh-CN"/>
        </w:rPr>
        <w:t>当今机器翻译前沿技术</w:t>
      </w:r>
      <w:r>
        <w:rPr>
          <w:rFonts w:hint="default" w:ascii="Times New Roman" w:hAnsi="Times New Roman" w:eastAsia="宋体" w:cs="Times New Roman"/>
          <w:sz w:val="24"/>
          <w:szCs w:val="24"/>
        </w:rPr>
        <w:t>视频的授课</w:t>
      </w:r>
      <w:r>
        <w:rPr>
          <w:rFonts w:hint="eastAsia" w:cs="Times New Roman"/>
          <w:sz w:val="24"/>
          <w:szCs w:val="24"/>
          <w:lang w:val="en-US" w:eastAsia="zh-CN"/>
        </w:rPr>
        <w:t>形式</w:t>
      </w:r>
      <w:r>
        <w:rPr>
          <w:rFonts w:hint="default" w:ascii="Times New Roman" w:hAnsi="Times New Roman" w:eastAsia="宋体" w:cs="Times New Roman"/>
          <w:sz w:val="24"/>
          <w:szCs w:val="24"/>
        </w:rPr>
        <w:t>，感觉这种方式</w:t>
      </w:r>
      <w:r>
        <w:rPr>
          <w:rFonts w:hint="eastAsia" w:cs="Times New Roman"/>
          <w:sz w:val="24"/>
          <w:szCs w:val="24"/>
          <w:lang w:val="en-US" w:eastAsia="zh-CN"/>
        </w:rPr>
        <w:t>能让大家了解到现如今机器翻译领域已经做到什么程度了，瓶颈和需要克服的困难、改进的方向在哪里，能更好的培养大家的学习兴趣，给大家一个更好的机器翻译的启蒙教育</w:t>
      </w:r>
      <w:r>
        <w:rPr>
          <w:rFonts w:hint="default" w:ascii="Times New Roman" w:hAnsi="Times New Roman" w:eastAsia="宋体" w:cs="Times New Roman"/>
          <w:sz w:val="24"/>
          <w:szCs w:val="24"/>
        </w:rPr>
        <w:t>。</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textAlignment w:val="auto"/>
        <w:rPr>
          <w:rFonts w:asciiTheme="minorEastAsia" w:hAnsiTheme="minorEastAsia" w:eastAsiaTheme="minorEastAsia"/>
        </w:rPr>
      </w:pPr>
      <w:r>
        <w:rPr>
          <w:rFonts w:hint="default" w:ascii="Times New Roman" w:hAnsi="Times New Roman" w:eastAsia="宋体" w:cs="Times New Roman"/>
          <w:sz w:val="24"/>
          <w:szCs w:val="24"/>
        </w:rPr>
        <w:t>希望</w:t>
      </w:r>
      <w:r>
        <w:rPr>
          <w:rFonts w:hint="eastAsia" w:cs="Times New Roman"/>
          <w:sz w:val="24"/>
          <w:szCs w:val="24"/>
          <w:lang w:val="en-US" w:eastAsia="zh-CN"/>
        </w:rPr>
        <w:t>老师</w:t>
      </w:r>
      <w:r>
        <w:rPr>
          <w:rFonts w:hint="default" w:ascii="Times New Roman" w:hAnsi="Times New Roman" w:eastAsia="宋体" w:cs="Times New Roman"/>
          <w:sz w:val="24"/>
          <w:szCs w:val="24"/>
        </w:rPr>
        <w:t>以后上课能</w:t>
      </w:r>
      <w:r>
        <w:rPr>
          <w:rFonts w:hint="eastAsia" w:cs="Times New Roman"/>
          <w:sz w:val="24"/>
          <w:szCs w:val="24"/>
          <w:lang w:val="en-US" w:eastAsia="zh-CN"/>
        </w:rPr>
        <w:t>继续</w:t>
      </w:r>
      <w:r>
        <w:rPr>
          <w:rFonts w:hint="default" w:ascii="Times New Roman" w:hAnsi="Times New Roman" w:eastAsia="宋体" w:cs="Times New Roman"/>
          <w:sz w:val="24"/>
          <w:szCs w:val="24"/>
        </w:rPr>
        <w:t>多多与学生进行互动，比如以课堂提问或者师生交流的形式来互动</w:t>
      </w:r>
      <w:r>
        <w:rPr>
          <w:rFonts w:hint="eastAsia" w:cs="Times New Roman"/>
          <w:sz w:val="24"/>
          <w:szCs w:val="24"/>
          <w:lang w:eastAsia="zh-CN"/>
        </w:rPr>
        <w:t>，</w:t>
      </w:r>
      <w:r>
        <w:rPr>
          <w:rFonts w:hint="eastAsia" w:cs="Times New Roman"/>
          <w:sz w:val="24"/>
          <w:szCs w:val="24"/>
          <w:lang w:val="en-US" w:eastAsia="zh-CN"/>
        </w:rPr>
        <w:t>这方面做的已经非常棒了，继续保持这样的风格。</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textAlignment w:val="auto"/>
        <w:rPr>
          <w:rFonts w:asciiTheme="minorEastAsia" w:hAnsiTheme="minorEastAsia" w:eastAsiaTheme="minorEastAsia"/>
        </w:rPr>
      </w:pPr>
      <w:r>
        <w:rPr>
          <w:rFonts w:hint="eastAsia" w:cs="Times New Roman"/>
          <w:sz w:val="24"/>
          <w:szCs w:val="24"/>
          <w:lang w:val="en-US" w:eastAsia="zh-CN"/>
        </w:rPr>
        <w:t>在</w:t>
      </w:r>
      <w:r>
        <w:rPr>
          <w:rFonts w:hint="default" w:ascii="Times New Roman" w:hAnsi="Times New Roman" w:eastAsia="宋体" w:cs="Times New Roman"/>
          <w:sz w:val="24"/>
          <w:szCs w:val="24"/>
        </w:rPr>
        <w:t>保证授课进度的前提下，可以适当增加课堂展示</w:t>
      </w:r>
      <w:r>
        <w:rPr>
          <w:rFonts w:hint="eastAsia" w:cs="Times New Roman"/>
          <w:sz w:val="24"/>
          <w:szCs w:val="24"/>
          <w:lang w:val="en-US" w:eastAsia="zh-CN"/>
        </w:rPr>
        <w:t>交流学习</w:t>
      </w:r>
      <w:r>
        <w:rPr>
          <w:rFonts w:hint="default" w:ascii="Times New Roman" w:hAnsi="Times New Roman" w:eastAsia="宋体" w:cs="Times New Roman"/>
          <w:sz w:val="24"/>
          <w:szCs w:val="24"/>
        </w:rPr>
        <w:t>来让</w:t>
      </w:r>
      <w:r>
        <w:rPr>
          <w:rFonts w:hint="eastAsia" w:cs="Times New Roman"/>
          <w:sz w:val="24"/>
          <w:szCs w:val="24"/>
          <w:lang w:val="en-US" w:eastAsia="zh-CN"/>
        </w:rPr>
        <w:t>实验室的师兄师姐</w:t>
      </w:r>
      <w:r>
        <w:rPr>
          <w:rFonts w:hint="default" w:ascii="Times New Roman" w:hAnsi="Times New Roman" w:eastAsia="宋体" w:cs="Times New Roman"/>
          <w:sz w:val="24"/>
          <w:szCs w:val="24"/>
        </w:rPr>
        <w:t>分享对</w:t>
      </w:r>
      <w:r>
        <w:rPr>
          <w:rFonts w:hint="eastAsia" w:cs="Times New Roman"/>
          <w:sz w:val="24"/>
          <w:szCs w:val="24"/>
          <w:lang w:val="en-US" w:eastAsia="zh-CN"/>
        </w:rPr>
        <w:t>机器翻译</w:t>
      </w:r>
      <w:r>
        <w:rPr>
          <w:rFonts w:hint="default" w:ascii="Times New Roman" w:hAnsi="Times New Roman" w:eastAsia="宋体" w:cs="Times New Roman"/>
          <w:sz w:val="24"/>
          <w:szCs w:val="24"/>
        </w:rPr>
        <w:t>的理解</w:t>
      </w:r>
      <w:r>
        <w:rPr>
          <w:rFonts w:hint="eastAsia" w:cs="Times New Roman"/>
          <w:sz w:val="24"/>
          <w:szCs w:val="24"/>
          <w:lang w:val="en-US" w:eastAsia="zh-CN"/>
        </w:rPr>
        <w:t>以及对如何学好机器翻译给出一定的建议，毕竟同龄人对彼此的了解能更透彻一些。</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lang w:val="en-US" w:eastAsia="zh-CN"/>
        </w:rPr>
      </w:pPr>
      <w:r>
        <w:rPr>
          <w:rFonts w:hint="eastAsia" w:cs="Times New Roman"/>
          <w:sz w:val="24"/>
          <w:szCs w:val="24"/>
          <w:lang w:val="en-US" w:eastAsia="zh-CN"/>
        </w:rPr>
        <w:t>继续多安排一些上机实验的课程，感觉这部分对我们的收益和提高会非常大。</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lang w:val="en-US" w:eastAsia="zh-CN"/>
        </w:rPr>
        <w:sectPr>
          <w:headerReference r:id="rId15" w:type="default"/>
          <w:type w:val="continuous"/>
          <w:pgSz w:w="11906" w:h="16838"/>
          <w:pgMar w:top="1418" w:right="1418" w:bottom="1418" w:left="1701" w:header="851" w:footer="851"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Theme="minorEastAsia" w:hAnsiTheme="minorEastAsia" w:eastAsiaTheme="minorEastAsia"/>
          <w:lang w:val="en-US" w:eastAsia="zh-CN"/>
        </w:rPr>
        <w:t>希望老师增加对同声传译、非自回归模型、多模态机器翻译、篇章翻译、领域自适应、多语言翻译等方向的前沿发展前景进行</w:t>
      </w:r>
      <w:bookmarkStart w:id="278" w:name="_GoBack"/>
      <w:bookmarkEnd w:id="278"/>
      <w:r>
        <w:rPr>
          <w:rFonts w:hint="eastAsia" w:asciiTheme="minorEastAsia" w:hAnsiTheme="minorEastAsia" w:eastAsiaTheme="minorEastAsia"/>
          <w:lang w:val="en-US" w:eastAsia="zh-CN"/>
        </w:rPr>
        <w:t>介绍。</w:t>
      </w:r>
      <w:r>
        <w:rPr>
          <w:rFonts w:hint="eastAsia" w:asciiTheme="minorEastAsia" w:hAnsiTheme="minorEastAsia" w:eastAsiaTheme="minorEastAsia"/>
          <w:lang w:val="en-US" w:eastAsia="zh-CN"/>
        </w:rPr>
        <w:tab/>
      </w:r>
    </w:p>
    <w:p>
      <w:pPr>
        <w:rPr>
          <w:rFonts w:asciiTheme="minorEastAsia" w:hAnsiTheme="minorEastAsia" w:eastAsiaTheme="minorEastAsia"/>
        </w:rPr>
      </w:pPr>
      <w:r>
        <w:rPr>
          <w:rFonts w:asciiTheme="minorEastAsia" w:hAnsiTheme="minorEastAsia" w:eastAsiaTheme="minorEastAsia"/>
        </w:rPr>
        <w:br w:type="page"/>
      </w:r>
    </w:p>
    <w:p>
      <w:pPr>
        <w:pStyle w:val="2"/>
        <w:bidi w:val="0"/>
        <w:rPr>
          <w:rFonts w:hint="eastAsia"/>
          <w:lang w:val="en-US" w:eastAsia="zh-CN"/>
        </w:rPr>
      </w:pPr>
      <w:bookmarkStart w:id="272" w:name="_Toc26996"/>
      <w:bookmarkStart w:id="273" w:name="_Toc29800"/>
      <w:r>
        <w:rPr>
          <w:rFonts w:hint="eastAsia"/>
          <w:lang w:val="en-US" w:eastAsia="zh-CN"/>
        </w:rPr>
        <w:t>附录</w:t>
      </w:r>
      <w:bookmarkEnd w:id="272"/>
      <w:bookmarkEnd w:id="273"/>
    </w:p>
    <w:p>
      <w:pPr>
        <w:pStyle w:val="3"/>
        <w:bidi w:val="0"/>
        <w:rPr>
          <w:rFonts w:hint="default"/>
          <w:lang w:val="en-US" w:eastAsia="zh-CN"/>
        </w:rPr>
      </w:pPr>
      <w:bookmarkStart w:id="274" w:name="_Toc12620"/>
      <w:bookmarkStart w:id="275" w:name="_Toc31668"/>
      <w:r>
        <w:rPr>
          <w:rFonts w:hint="eastAsia"/>
          <w:lang w:val="en-US" w:eastAsia="zh-CN"/>
        </w:rPr>
        <w:t>附录1</w:t>
      </w:r>
      <w:bookmarkEnd w:id="274"/>
      <w:bookmarkEnd w:id="275"/>
    </w:p>
    <w:p>
      <w:pPr>
        <w:pStyle w:val="14"/>
        <w:keepNext w:val="0"/>
        <w:keepLines w:val="0"/>
        <w:widowControl/>
        <w:suppressLineNumbers w:val="0"/>
        <w:shd w:val="clear" w:fill="FFFFFF"/>
        <w:rPr>
          <w:rFonts w:ascii="Consolas" w:hAnsi="Consolas" w:eastAsia="Consolas" w:cs="Consolas"/>
          <w:color w:val="000000"/>
          <w:sz w:val="19"/>
          <w:szCs w:val="19"/>
        </w:rPr>
      </w:pPr>
      <w:r>
        <w:rPr>
          <w:rFonts w:hint="default" w:ascii="Consolas" w:hAnsi="Consolas" w:eastAsia="Consolas" w:cs="Consolas"/>
          <w:color w:val="000000"/>
          <w:sz w:val="19"/>
          <w:szCs w:val="19"/>
          <w:shd w:val="clear" w:fill="FFFFFF"/>
        </w:rPr>
        <w:t>Copyright 1986-2017 Xilinx, Inc. All Rights Reserved.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Tool Version : </w:t>
      </w:r>
      <w:r>
        <w:rPr>
          <w:rFonts w:hint="eastAsia" w:ascii="Consolas" w:hAnsi="Consolas" w:cs="Consolas"/>
          <w:color w:val="000000"/>
          <w:sz w:val="19"/>
          <w:szCs w:val="19"/>
          <w:shd w:val="clear" w:fill="FFFFFF"/>
          <w:lang w:eastAsia="zh-CN"/>
        </w:rPr>
        <w:t>Vivado</w:t>
      </w:r>
      <w:r>
        <w:rPr>
          <w:rFonts w:hint="default" w:ascii="Consolas" w:hAnsi="Consolas" w:eastAsia="Consolas" w:cs="Consolas"/>
          <w:color w:val="000000"/>
          <w:sz w:val="19"/>
          <w:szCs w:val="19"/>
          <w:shd w:val="clear" w:fill="FFFFFF"/>
        </w:rPr>
        <w:t xml:space="preserve"> v.2017.4 (lin64) Build 2086221 Fri Dec 15 20:54:30 MST 2017</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Date         : Sat May 16 20:26:17 2020</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Host         : knight-desktop running 64-bit Ubuntu 18.04.4 LTS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Command      : report_utilization -file topLevel_B</w:t>
      </w:r>
      <w:r>
        <w:rPr>
          <w:rFonts w:hint="eastAsia" w:ascii="Consolas" w:hAnsi="Consolas" w:cs="Consolas"/>
          <w:color w:val="000000"/>
          <w:sz w:val="19"/>
          <w:szCs w:val="19"/>
          <w:shd w:val="clear" w:fill="FFFFFF"/>
          <w:lang w:eastAsia="zh-CN"/>
        </w:rPr>
        <w:t>LSTM</w:t>
      </w:r>
      <w:r>
        <w:rPr>
          <w:rFonts w:hint="default" w:ascii="Consolas" w:hAnsi="Consolas" w:eastAsia="Consolas" w:cs="Consolas"/>
          <w:color w:val="000000"/>
          <w:sz w:val="19"/>
          <w:szCs w:val="19"/>
          <w:shd w:val="clear" w:fill="FFFFFF"/>
        </w:rPr>
        <w:t>_CTC_utilization_placed.rpt -pb topLevel_B</w:t>
      </w:r>
      <w:r>
        <w:rPr>
          <w:rFonts w:hint="eastAsia" w:ascii="Consolas" w:hAnsi="Consolas" w:cs="Consolas"/>
          <w:color w:val="000000"/>
          <w:sz w:val="19"/>
          <w:szCs w:val="19"/>
          <w:shd w:val="clear" w:fill="FFFFFF"/>
          <w:lang w:eastAsia="zh-CN"/>
        </w:rPr>
        <w:t>LSTM</w:t>
      </w:r>
      <w:r>
        <w:rPr>
          <w:rFonts w:hint="default" w:ascii="Consolas" w:hAnsi="Consolas" w:eastAsia="Consolas" w:cs="Consolas"/>
          <w:color w:val="000000"/>
          <w:sz w:val="19"/>
          <w:szCs w:val="19"/>
          <w:shd w:val="clear" w:fill="FFFFFF"/>
        </w:rPr>
        <w:t>_CTC_utilization_placed.pb</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Design       : topLevel_B</w:t>
      </w:r>
      <w:r>
        <w:rPr>
          <w:rFonts w:hint="eastAsia" w:ascii="Consolas" w:hAnsi="Consolas" w:cs="Consolas"/>
          <w:color w:val="000000"/>
          <w:sz w:val="19"/>
          <w:szCs w:val="19"/>
          <w:shd w:val="clear" w:fill="FFFFFF"/>
          <w:lang w:eastAsia="zh-CN"/>
        </w:rPr>
        <w:t>LSTM</w:t>
      </w:r>
      <w:r>
        <w:rPr>
          <w:rFonts w:hint="default" w:ascii="Consolas" w:hAnsi="Consolas" w:eastAsia="Consolas" w:cs="Consolas"/>
          <w:color w:val="000000"/>
          <w:sz w:val="19"/>
          <w:szCs w:val="19"/>
          <w:shd w:val="clear" w:fill="FFFFFF"/>
        </w:rPr>
        <w:t>_CTC</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Device       : 7z100ffg1156-2</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Design State : Fully Placed</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Utilization Design Information</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Table of Contents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1. Slice Logic</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1.1 Summary of Registers by Type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2. Slice Logic Distribution</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3. Memory</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4. DSP</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5. IO and GT Specific</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6. Clocking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7. Specific Feature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8. Primitives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9. Black Boxes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10. Instantiated Netlists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1. Slice Logic</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Site Type         |  Used  | Fixed | Available | Util%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Slice LUTs                 | 210778 |     0 |    277400 | 75.98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LUT as Logic             | 210738 |     0 |    277400 | 75.97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LUT as Memory            |     40 |     0 |    108200 |  0.04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LUT as Distributed </w:t>
      </w:r>
      <w:r>
        <w:rPr>
          <w:rFonts w:hint="eastAsia" w:ascii="Consolas" w:hAnsi="Consolas" w:cs="Consolas"/>
          <w:color w:val="000000"/>
          <w:sz w:val="19"/>
          <w:szCs w:val="19"/>
          <w:shd w:val="clear" w:fill="FFFFFF"/>
          <w:lang w:eastAsia="zh-CN"/>
        </w:rPr>
        <w:t>RAM</w:t>
      </w:r>
      <w:r>
        <w:rPr>
          <w:rFonts w:hint="default" w:ascii="Consolas" w:hAnsi="Consolas" w:eastAsia="Consolas" w:cs="Consolas"/>
          <w:color w:val="000000"/>
          <w:sz w:val="19"/>
          <w:szCs w:val="19"/>
          <w:shd w:val="clear" w:fill="FFFFFF"/>
        </w:rPr>
        <w:t xml:space="preserve"> |      0 |     0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LUT as Shift Register  |     40 |     0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Slice Registers            | 167962 |     0 |    554800 | 30.27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Register as Flip Flop    | 167962 |     0 |    554800 | 30.27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Register as Latch        |      0 |     0 |    554800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F7 Muxes                   |    926 |     0 |    138700 |  0.67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F8 Muxes                   |    459 |     0 |     69350 |  0.66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1.1 Summary of Registers by Type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Total | Clock Enable | Synchronous | Asynchronous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0      |            _ |           -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0      |            _ |           - |          Set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0      |            _ |           - |        Reset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0      |            _ |         Set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0      |            _ |       Reset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0      |          Yes |           -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0      |          Yes |           - |          Set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37     |          Yes |           - |        Reset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86     |          Yes |         Set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167839 |          Yes |       Reset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2. Slice Logic Distribution</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Site Type                 |  Used  | Fixed | Available | Util%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Slice                                     |  65664 |     0 |     69350 | 94.68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SLICEL                                  |  40118 |     0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SLICEM                                  |  25546 |     0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LUT as Logic                              | 210738 |     0 |    277400 | 75.97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using O5 output only                    |     13 |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using O6 output only                    | 155588 |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using O5 and O6                         |  55137 |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LUT as Memory                             |     40 |     0 |    108200 |  0.04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LUT as Distributed </w:t>
      </w:r>
      <w:r>
        <w:rPr>
          <w:rFonts w:hint="eastAsia" w:ascii="Consolas" w:hAnsi="Consolas" w:cs="Consolas"/>
          <w:color w:val="000000"/>
          <w:sz w:val="19"/>
          <w:szCs w:val="19"/>
          <w:shd w:val="clear" w:fill="FFFFFF"/>
          <w:lang w:eastAsia="zh-CN"/>
        </w:rPr>
        <w:t>RAM</w:t>
      </w:r>
      <w:r>
        <w:rPr>
          <w:rFonts w:hint="default" w:ascii="Consolas" w:hAnsi="Consolas" w:eastAsia="Consolas" w:cs="Consolas"/>
          <w:color w:val="000000"/>
          <w:sz w:val="19"/>
          <w:szCs w:val="19"/>
          <w:shd w:val="clear" w:fill="FFFFFF"/>
        </w:rPr>
        <w:t xml:space="preserve">                  |      0 |     0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LUT as Shift Register                   |     40 |     0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using O5 output only                  |      3 |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using O6 output only                  |      5 |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using O5 and O6                       |     32 |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LUT Flip Flop Pairs                       |  42622 |     0 |    277400 | 15.36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fully used LUT-FF pairs                 |   9865 |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LUT-FF pairs with one unused LUT output |  26730 |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LUT-FF pairs with one unused Flip Flop  |  32396 |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Unique Control Sets                       |   2009 |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Note: Review the Control Sets Report for more information regarding control sets.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3. Memory</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Site Type     | Used | Fixed | Available | Util%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Block </w:t>
      </w:r>
      <w:r>
        <w:rPr>
          <w:rFonts w:hint="eastAsia" w:ascii="Consolas" w:hAnsi="Consolas" w:cs="Consolas"/>
          <w:color w:val="000000"/>
          <w:sz w:val="19"/>
          <w:szCs w:val="19"/>
          <w:shd w:val="clear" w:fill="FFFFFF"/>
          <w:lang w:eastAsia="zh-CN"/>
        </w:rPr>
        <w:t>RAM</w:t>
      </w:r>
      <w:r>
        <w:rPr>
          <w:rFonts w:hint="default" w:ascii="Consolas" w:hAnsi="Consolas" w:eastAsia="Consolas" w:cs="Consolas"/>
          <w:color w:val="000000"/>
          <w:sz w:val="19"/>
          <w:szCs w:val="19"/>
          <w:shd w:val="clear" w:fill="FFFFFF"/>
        </w:rPr>
        <w:t xml:space="preserve"> Tile    |  395 |     0 |       755 | 52.32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eastAsia" w:ascii="Consolas" w:hAnsi="Consolas" w:cs="Consolas"/>
          <w:color w:val="000000"/>
          <w:sz w:val="19"/>
          <w:szCs w:val="19"/>
          <w:shd w:val="clear" w:fill="FFFFFF"/>
          <w:lang w:eastAsia="zh-CN"/>
        </w:rPr>
        <w:t>RAM</w:t>
      </w:r>
      <w:r>
        <w:rPr>
          <w:rFonts w:hint="default" w:ascii="Consolas" w:hAnsi="Consolas" w:eastAsia="Consolas" w:cs="Consolas"/>
          <w:color w:val="000000"/>
          <w:sz w:val="19"/>
          <w:szCs w:val="19"/>
          <w:shd w:val="clear" w:fill="FFFFFF"/>
        </w:rPr>
        <w:t>B36/</w:t>
      </w:r>
      <w:r>
        <w:rPr>
          <w:rFonts w:hint="eastAsia" w:ascii="Consolas" w:hAnsi="Consolas" w:cs="Consolas"/>
          <w:color w:val="000000"/>
          <w:sz w:val="19"/>
          <w:szCs w:val="19"/>
          <w:shd w:val="clear" w:fill="FFFFFF"/>
          <w:lang w:eastAsia="zh-CN"/>
        </w:rPr>
        <w:t>FIFO</w:t>
      </w:r>
      <w:r>
        <w:rPr>
          <w:rFonts w:hint="default" w:ascii="Consolas" w:hAnsi="Consolas" w:eastAsia="Consolas" w:cs="Consolas"/>
          <w:color w:val="000000"/>
          <w:sz w:val="19"/>
          <w:szCs w:val="19"/>
          <w:shd w:val="clear" w:fill="FFFFFF"/>
        </w:rPr>
        <w:t>*    |  304 |     0 |       755 | 40.26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eastAsia" w:ascii="Consolas" w:hAnsi="Consolas" w:cs="Consolas"/>
          <w:color w:val="000000"/>
          <w:sz w:val="19"/>
          <w:szCs w:val="19"/>
          <w:shd w:val="clear" w:fill="FFFFFF"/>
          <w:lang w:eastAsia="zh-CN"/>
        </w:rPr>
        <w:t>RAM</w:t>
      </w:r>
      <w:r>
        <w:rPr>
          <w:rFonts w:hint="default" w:ascii="Consolas" w:hAnsi="Consolas" w:eastAsia="Consolas" w:cs="Consolas"/>
          <w:color w:val="000000"/>
          <w:sz w:val="19"/>
          <w:szCs w:val="19"/>
          <w:shd w:val="clear" w:fill="FFFFFF"/>
        </w:rPr>
        <w:t>B36E1 only |  304 |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eastAsia" w:ascii="Consolas" w:hAnsi="Consolas" w:cs="Consolas"/>
          <w:color w:val="000000"/>
          <w:sz w:val="19"/>
          <w:szCs w:val="19"/>
          <w:shd w:val="clear" w:fill="FFFFFF"/>
          <w:lang w:eastAsia="zh-CN"/>
        </w:rPr>
        <w:t>RAM</w:t>
      </w:r>
      <w:r>
        <w:rPr>
          <w:rFonts w:hint="default" w:ascii="Consolas" w:hAnsi="Consolas" w:eastAsia="Consolas" w:cs="Consolas"/>
          <w:color w:val="000000"/>
          <w:sz w:val="19"/>
          <w:szCs w:val="19"/>
          <w:shd w:val="clear" w:fill="FFFFFF"/>
        </w:rPr>
        <w:t>B18          |  182 |     0 |      1510 | 12.05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eastAsia" w:ascii="Consolas" w:hAnsi="Consolas" w:cs="Consolas"/>
          <w:color w:val="000000"/>
          <w:sz w:val="19"/>
          <w:szCs w:val="19"/>
          <w:shd w:val="clear" w:fill="FFFFFF"/>
          <w:lang w:eastAsia="zh-CN"/>
        </w:rPr>
        <w:t>RAM</w:t>
      </w:r>
      <w:r>
        <w:rPr>
          <w:rFonts w:hint="default" w:ascii="Consolas" w:hAnsi="Consolas" w:eastAsia="Consolas" w:cs="Consolas"/>
          <w:color w:val="000000"/>
          <w:sz w:val="19"/>
          <w:szCs w:val="19"/>
          <w:shd w:val="clear" w:fill="FFFFFF"/>
        </w:rPr>
        <w:t>B18E1 only |  182 |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Note: Each Block </w:t>
      </w:r>
      <w:r>
        <w:rPr>
          <w:rFonts w:hint="eastAsia" w:ascii="Consolas" w:hAnsi="Consolas" w:cs="Consolas"/>
          <w:color w:val="000000"/>
          <w:sz w:val="19"/>
          <w:szCs w:val="19"/>
          <w:shd w:val="clear" w:fill="FFFFFF"/>
          <w:lang w:eastAsia="zh-CN"/>
        </w:rPr>
        <w:t>RAM</w:t>
      </w:r>
      <w:r>
        <w:rPr>
          <w:rFonts w:hint="default" w:ascii="Consolas" w:hAnsi="Consolas" w:eastAsia="Consolas" w:cs="Consolas"/>
          <w:color w:val="000000"/>
          <w:sz w:val="19"/>
          <w:szCs w:val="19"/>
          <w:shd w:val="clear" w:fill="FFFFFF"/>
        </w:rPr>
        <w:t xml:space="preserve"> Tile only has one </w:t>
      </w:r>
      <w:r>
        <w:rPr>
          <w:rFonts w:hint="eastAsia" w:ascii="Consolas" w:hAnsi="Consolas" w:cs="Consolas"/>
          <w:color w:val="000000"/>
          <w:sz w:val="19"/>
          <w:szCs w:val="19"/>
          <w:shd w:val="clear" w:fill="FFFFFF"/>
          <w:lang w:eastAsia="zh-CN"/>
        </w:rPr>
        <w:t>FIFO</w:t>
      </w:r>
      <w:r>
        <w:rPr>
          <w:rFonts w:hint="default" w:ascii="Consolas" w:hAnsi="Consolas" w:eastAsia="Consolas" w:cs="Consolas"/>
          <w:color w:val="000000"/>
          <w:sz w:val="19"/>
          <w:szCs w:val="19"/>
          <w:shd w:val="clear" w:fill="FFFFFF"/>
        </w:rPr>
        <w:t xml:space="preserve"> logic available and therefore can accommodate only one </w:t>
      </w:r>
      <w:r>
        <w:rPr>
          <w:rFonts w:hint="eastAsia" w:ascii="Consolas" w:hAnsi="Consolas" w:cs="Consolas"/>
          <w:color w:val="000000"/>
          <w:sz w:val="19"/>
          <w:szCs w:val="19"/>
          <w:shd w:val="clear" w:fill="FFFFFF"/>
          <w:lang w:eastAsia="zh-CN"/>
        </w:rPr>
        <w:t>FIFO</w:t>
      </w:r>
      <w:r>
        <w:rPr>
          <w:rFonts w:hint="default" w:ascii="Consolas" w:hAnsi="Consolas" w:eastAsia="Consolas" w:cs="Consolas"/>
          <w:color w:val="000000"/>
          <w:sz w:val="19"/>
          <w:szCs w:val="19"/>
          <w:shd w:val="clear" w:fill="FFFFFF"/>
        </w:rPr>
        <w:t xml:space="preserve">36E1 or one </w:t>
      </w:r>
      <w:r>
        <w:rPr>
          <w:rFonts w:hint="eastAsia" w:ascii="Consolas" w:hAnsi="Consolas" w:cs="Consolas"/>
          <w:color w:val="000000"/>
          <w:sz w:val="19"/>
          <w:szCs w:val="19"/>
          <w:shd w:val="clear" w:fill="FFFFFF"/>
          <w:lang w:eastAsia="zh-CN"/>
        </w:rPr>
        <w:t>FIFO</w:t>
      </w:r>
      <w:r>
        <w:rPr>
          <w:rFonts w:hint="default" w:ascii="Consolas" w:hAnsi="Consolas" w:eastAsia="Consolas" w:cs="Consolas"/>
          <w:color w:val="000000"/>
          <w:sz w:val="19"/>
          <w:szCs w:val="19"/>
          <w:shd w:val="clear" w:fill="FFFFFF"/>
        </w:rPr>
        <w:t xml:space="preserve">18E1. However, if a </w:t>
      </w:r>
      <w:r>
        <w:rPr>
          <w:rFonts w:hint="eastAsia" w:ascii="Consolas" w:hAnsi="Consolas" w:cs="Consolas"/>
          <w:color w:val="000000"/>
          <w:sz w:val="19"/>
          <w:szCs w:val="19"/>
          <w:shd w:val="clear" w:fill="FFFFFF"/>
          <w:lang w:eastAsia="zh-CN"/>
        </w:rPr>
        <w:t>FIFO</w:t>
      </w:r>
      <w:r>
        <w:rPr>
          <w:rFonts w:hint="default" w:ascii="Consolas" w:hAnsi="Consolas" w:eastAsia="Consolas" w:cs="Consolas"/>
          <w:color w:val="000000"/>
          <w:sz w:val="19"/>
          <w:szCs w:val="19"/>
          <w:shd w:val="clear" w:fill="FFFFFF"/>
        </w:rPr>
        <w:t xml:space="preserve">18E1 occupies a Block </w:t>
      </w:r>
      <w:r>
        <w:rPr>
          <w:rFonts w:hint="eastAsia" w:ascii="Consolas" w:hAnsi="Consolas" w:cs="Consolas"/>
          <w:color w:val="000000"/>
          <w:sz w:val="19"/>
          <w:szCs w:val="19"/>
          <w:shd w:val="clear" w:fill="FFFFFF"/>
          <w:lang w:eastAsia="zh-CN"/>
        </w:rPr>
        <w:t>RAM</w:t>
      </w:r>
      <w:r>
        <w:rPr>
          <w:rFonts w:hint="default" w:ascii="Consolas" w:hAnsi="Consolas" w:eastAsia="Consolas" w:cs="Consolas"/>
          <w:color w:val="000000"/>
          <w:sz w:val="19"/>
          <w:szCs w:val="19"/>
          <w:shd w:val="clear" w:fill="FFFFFF"/>
        </w:rPr>
        <w:t xml:space="preserve"> Tile, that tile can still accommodate a </w:t>
      </w:r>
      <w:r>
        <w:rPr>
          <w:rFonts w:hint="eastAsia" w:ascii="Consolas" w:hAnsi="Consolas" w:cs="Consolas"/>
          <w:color w:val="000000"/>
          <w:sz w:val="19"/>
          <w:szCs w:val="19"/>
          <w:shd w:val="clear" w:fill="FFFFFF"/>
          <w:lang w:eastAsia="zh-CN"/>
        </w:rPr>
        <w:t>RAM</w:t>
      </w:r>
      <w:r>
        <w:rPr>
          <w:rFonts w:hint="default" w:ascii="Consolas" w:hAnsi="Consolas" w:eastAsia="Consolas" w:cs="Consolas"/>
          <w:color w:val="000000"/>
          <w:sz w:val="19"/>
          <w:szCs w:val="19"/>
          <w:shd w:val="clear" w:fill="FFFFFF"/>
        </w:rPr>
        <w:t>B18E1</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4. DSP</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Site Type   | Used | Fixed | Available | Util%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DSPs           |   31 |     0 |      2020 |  1.53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DSP48E1 only |   31 |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5. IO and GT Specific</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Site Type          | Used | Fixed | Available | Util%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Bonded IOB                  |  154 |     0 |       400 | 38.50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IOB Master Pads           |   74 |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IOB Slave Pads            |   75 |       |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Bonded IPADs                |    0 |     0 |        50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Bonded OPADs                |    0 |     0 |        32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Bonded IOPADs               |    0 |     0 |       130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PHY_CONTROL                 |    0 |     0 |         8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PHASER_REF                  |    0 |     0 |         8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OUT_</w:t>
      </w:r>
      <w:r>
        <w:rPr>
          <w:rFonts w:hint="eastAsia" w:ascii="Consolas" w:hAnsi="Consolas" w:cs="Consolas"/>
          <w:color w:val="000000"/>
          <w:sz w:val="19"/>
          <w:szCs w:val="19"/>
          <w:shd w:val="clear" w:fill="FFFFFF"/>
          <w:lang w:eastAsia="zh-CN"/>
        </w:rPr>
        <w:t>FIFO</w:t>
      </w:r>
      <w:r>
        <w:rPr>
          <w:rFonts w:hint="default" w:ascii="Consolas" w:hAnsi="Consolas" w:eastAsia="Consolas" w:cs="Consolas"/>
          <w:color w:val="000000"/>
          <w:sz w:val="19"/>
          <w:szCs w:val="19"/>
          <w:shd w:val="clear" w:fill="FFFFFF"/>
        </w:rPr>
        <w:t xml:space="preserve">                    |    0 |     0 |        32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IN_</w:t>
      </w:r>
      <w:r>
        <w:rPr>
          <w:rFonts w:hint="eastAsia" w:ascii="Consolas" w:hAnsi="Consolas" w:cs="Consolas"/>
          <w:color w:val="000000"/>
          <w:sz w:val="19"/>
          <w:szCs w:val="19"/>
          <w:shd w:val="clear" w:fill="FFFFFF"/>
          <w:lang w:eastAsia="zh-CN"/>
        </w:rPr>
        <w:t>FIFO</w:t>
      </w:r>
      <w:r>
        <w:rPr>
          <w:rFonts w:hint="default" w:ascii="Consolas" w:hAnsi="Consolas" w:eastAsia="Consolas" w:cs="Consolas"/>
          <w:color w:val="000000"/>
          <w:sz w:val="19"/>
          <w:szCs w:val="19"/>
          <w:shd w:val="clear" w:fill="FFFFFF"/>
        </w:rPr>
        <w:t xml:space="preserve">                     |    0 |     0 |        32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IDELAYCTRL                  |    0 |     0 |         8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IBUFDS                      |    0 |     0 |       384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GTXE2_COMMON                |    0 |     0 |         4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GTXE2_CHANNEL               |    0 |     0 |        16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PHASER_OUT/PHASER_OUT_PHY   |    0 |     0 |        32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PHASER_IN/PHASER_IN_PHY     |    0 |     0 |        32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IDELAYE2/IDELAYE2_FINEDELAY |    0 |     0 |       400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ODELAYE2/ODELAYE2_FINEDELAY |    0 |     0 |       150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IBUFDS_GTE2                 |    0 |     0 |         8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ILOGIC                      |    0 |     0 |       400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OLOGIC                      |    0 |     0 |       400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6. Clocking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Site Type | Used | Fixed | Available | Util%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BUFGCTRL   |    2 |     0 |        32 |  6.25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BUFIO      |    0 |     0 |        32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MMCME2_ADV |    0 |     0 |         8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PLLE2_ADV  |    0 |     0 |         8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BUFMRCE    |    0 |     0 |        16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BUFHCE     |    0 |     0 |       168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BUFR       |    0 |     0 |        32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7. Specific Feature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Site Type  | Used | Fixed | Available | Util%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BSCANE2     |    0 |     0 |         4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CAPTUREE2   |    0 |     0 |         1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DNA_PORT    |    0 |     0 |         1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EFUSE_USR   |    0 |     0 |         1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F</w:t>
      </w:r>
      <w:r>
        <w:rPr>
          <w:rFonts w:hint="eastAsia" w:ascii="Consolas" w:hAnsi="Consolas" w:cs="Consolas"/>
          <w:color w:val="000000"/>
          <w:sz w:val="19"/>
          <w:szCs w:val="19"/>
          <w:shd w:val="clear" w:fill="FFFFFF"/>
          <w:lang w:eastAsia="zh-CN"/>
        </w:rPr>
        <w:t>RAM</w:t>
      </w:r>
      <w:r>
        <w:rPr>
          <w:rFonts w:hint="default" w:ascii="Consolas" w:hAnsi="Consolas" w:eastAsia="Consolas" w:cs="Consolas"/>
          <w:color w:val="000000"/>
          <w:sz w:val="19"/>
          <w:szCs w:val="19"/>
          <w:shd w:val="clear" w:fill="FFFFFF"/>
        </w:rPr>
        <w:t>E_ECCE2 |    0 |     0 |         1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ICAPE2      |    0 |     0 |         2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PCIE_2_1    |    0 |     0 |         1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STARTUPE2   |    0 |     0 |         1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XADC        |    0 |     0 |         1 |  0.00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8. Primitives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Ref Name |  Used  | Functional Category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FDRE     | 167839 |        Flop &amp; Latch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LUT6     |  76337 |                 LUT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LUT5     |  51989 |                 LUT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LUT2     |  51036 |                 LUT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LUT3     |  45109 |                 LUT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LUT4     |  37434 |                 LUT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CARRY4   |  27040 |          CarryLogic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LUT1     |   3970 |                 LUT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MUXF7    |    926 |               MuxFx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MUXF8    |    459 |               MuxFx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eastAsia" w:ascii="Consolas" w:hAnsi="Consolas" w:cs="Consolas"/>
          <w:color w:val="000000"/>
          <w:sz w:val="19"/>
          <w:szCs w:val="19"/>
          <w:shd w:val="clear" w:fill="FFFFFF"/>
          <w:lang w:eastAsia="zh-CN"/>
        </w:rPr>
        <w:t>RAM</w:t>
      </w:r>
      <w:r>
        <w:rPr>
          <w:rFonts w:hint="default" w:ascii="Consolas" w:hAnsi="Consolas" w:eastAsia="Consolas" w:cs="Consolas"/>
          <w:color w:val="000000"/>
          <w:sz w:val="19"/>
          <w:szCs w:val="19"/>
          <w:shd w:val="clear" w:fill="FFFFFF"/>
        </w:rPr>
        <w:t>B36E1 |    304 |        Block Memory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eastAsia" w:ascii="Consolas" w:hAnsi="Consolas" w:cs="Consolas"/>
          <w:color w:val="000000"/>
          <w:sz w:val="19"/>
          <w:szCs w:val="19"/>
          <w:shd w:val="clear" w:fill="FFFFFF"/>
          <w:lang w:eastAsia="zh-CN"/>
        </w:rPr>
        <w:t>RAM</w:t>
      </w:r>
      <w:r>
        <w:rPr>
          <w:rFonts w:hint="default" w:ascii="Consolas" w:hAnsi="Consolas" w:eastAsia="Consolas" w:cs="Consolas"/>
          <w:color w:val="000000"/>
          <w:sz w:val="19"/>
          <w:szCs w:val="19"/>
          <w:shd w:val="clear" w:fill="FFFFFF"/>
        </w:rPr>
        <w:t>B18E1 |    182 |        Block Memory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IBUF     |    112 |                  IO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FDSE     |     86 |        Flop &amp; Latch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SRL16E   |     69 |  Distributed Memory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OBUF     |     42 |                  IO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FDCE     |     37 |        Flop &amp; Latch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DSP48E1  |     31 |    Block Arithmetic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SRLC32E  |      3 |  Distributed Memory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BUFG     |      2 |               Clock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9. Black Boxes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Ref Name | Used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10. Instantiated Netlists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Ref Name | Used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p>
    <w:p>
      <w:pPr>
        <w:pStyle w:val="3"/>
        <w:bidi w:val="0"/>
        <w:rPr>
          <w:rFonts w:hint="eastAsia"/>
          <w:lang w:val="en-US" w:eastAsia="zh-CN"/>
        </w:rPr>
      </w:pPr>
      <w:bookmarkStart w:id="276" w:name="_Toc15335"/>
      <w:bookmarkStart w:id="277" w:name="_Toc25720"/>
      <w:r>
        <w:rPr>
          <w:rFonts w:hint="eastAsia"/>
          <w:lang w:val="en-US" w:eastAsia="zh-CN"/>
        </w:rPr>
        <w:t>附录2</w:t>
      </w:r>
      <w:bookmarkEnd w:id="276"/>
      <w:bookmarkEnd w:id="277"/>
    </w:p>
    <w:p>
      <w:pPr>
        <w:rPr>
          <w:rFonts w:hint="default"/>
          <w:lang w:val="en-US" w:eastAsia="zh-CN"/>
        </w:rPr>
      </w:pPr>
      <w:r>
        <w:rPr>
          <w:rFonts w:hint="eastAsia"/>
          <w:lang w:val="en-US" w:eastAsia="zh-CN"/>
        </w:rPr>
        <w:t>仅展示了前3行向量</w:t>
      </w:r>
    </w:p>
    <w:p>
      <w:pPr>
        <w:rPr>
          <w:lang w:val="en-US" w:eastAsia="zh-CN"/>
        </w:rPr>
      </w:pPr>
    </w:p>
    <w:p>
      <w:pPr>
        <w:rPr>
          <w:lang w:val="en-US" w:eastAsia="zh-CN"/>
        </w:rPr>
      </w:pPr>
      <w:r>
        <w:rPr>
          <w:rFonts w:hint="default" w:ascii="Times New Roman" w:hAnsi="Times New Roman" w:eastAsia="宋体" w:cs="Times New Roman"/>
          <w:kern w:val="0"/>
          <w:sz w:val="24"/>
          <w:szCs w:val="24"/>
          <w:lang w:val="en-US" w:eastAsia="zh-CN" w:bidi="ar"/>
        </w:rPr>
        <w:drawing>
          <wp:anchor distT="0" distB="0" distL="114300" distR="114300" simplePos="0" relativeHeight="252021760" behindDoc="0" locked="0" layoutInCell="1" allowOverlap="1">
            <wp:simplePos x="0" y="0"/>
            <wp:positionH relativeFrom="column">
              <wp:posOffset>180975</wp:posOffset>
            </wp:positionH>
            <wp:positionV relativeFrom="paragraph">
              <wp:posOffset>2301875</wp:posOffset>
            </wp:positionV>
            <wp:extent cx="4601845" cy="2003425"/>
            <wp:effectExtent l="0" t="0" r="635" b="8255"/>
            <wp:wrapTopAndBottom/>
            <wp:docPr id="7" name="图片 7" descr="2020-05-29 16-01-25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20-05-29 16-01-25屏幕截图"/>
                    <pic:cNvPicPr>
                      <a:picLocks noChangeAspect="1"/>
                    </pic:cNvPicPr>
                  </pic:nvPicPr>
                  <pic:blipFill>
                    <a:blip r:embed="rId108"/>
                    <a:stretch>
                      <a:fillRect/>
                    </a:stretch>
                  </pic:blipFill>
                  <pic:spPr>
                    <a:xfrm>
                      <a:off x="0" y="0"/>
                      <a:ext cx="4601845" cy="2003425"/>
                    </a:xfrm>
                    <a:prstGeom prst="rect">
                      <a:avLst/>
                    </a:prstGeom>
                  </pic:spPr>
                </pic:pic>
              </a:graphicData>
            </a:graphic>
          </wp:anchor>
        </w:drawing>
      </w:r>
      <w:r>
        <w:rPr>
          <w:rFonts w:hint="default" w:ascii="Times New Roman" w:hAnsi="Times New Roman" w:eastAsia="宋体" w:cs="Times New Roman"/>
          <w:kern w:val="0"/>
          <w:sz w:val="24"/>
          <w:szCs w:val="24"/>
          <w:lang w:val="en-US" w:eastAsia="zh-CN" w:bidi="ar"/>
        </w:rPr>
        <w:drawing>
          <wp:anchor distT="0" distB="0" distL="114300" distR="114300" simplePos="0" relativeHeight="252020736" behindDoc="0" locked="0" layoutInCell="1" allowOverlap="1">
            <wp:simplePos x="0" y="0"/>
            <wp:positionH relativeFrom="column">
              <wp:posOffset>165100</wp:posOffset>
            </wp:positionH>
            <wp:positionV relativeFrom="paragraph">
              <wp:posOffset>81915</wp:posOffset>
            </wp:positionV>
            <wp:extent cx="4576445" cy="2039620"/>
            <wp:effectExtent l="0" t="0" r="10795" b="2540"/>
            <wp:wrapTopAndBottom/>
            <wp:docPr id="5" name="图片 5" descr="2020-05-29 15-59-4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0-05-29 15-59-48屏幕截图"/>
                    <pic:cNvPicPr>
                      <a:picLocks noChangeAspect="1"/>
                    </pic:cNvPicPr>
                  </pic:nvPicPr>
                  <pic:blipFill>
                    <a:blip r:embed="rId109"/>
                    <a:stretch>
                      <a:fillRect/>
                    </a:stretch>
                  </pic:blipFill>
                  <pic:spPr>
                    <a:xfrm>
                      <a:off x="0" y="0"/>
                      <a:ext cx="4576445" cy="2039620"/>
                    </a:xfrm>
                    <a:prstGeom prst="rect">
                      <a:avLst/>
                    </a:prstGeom>
                  </pic:spPr>
                </pic:pic>
              </a:graphicData>
            </a:graphic>
          </wp:anchor>
        </w:drawing>
      </w:r>
    </w:p>
    <w:p>
      <w:pPr>
        <w:keepNext w:val="0"/>
        <w:keepLines w:val="0"/>
        <w:pageBreakBefore w:val="0"/>
        <w:widowControl/>
        <w:suppressLineNumbers w:val="0"/>
        <w:kinsoku/>
        <w:wordWrap/>
        <w:overflowPunct/>
        <w:topLinePunct w:val="0"/>
        <w:autoSpaceDE/>
        <w:autoSpaceDN/>
        <w:bidi w:val="0"/>
        <w:adjustRightInd/>
        <w:snapToGrid/>
        <w:spacing w:line="27" w:lineRule="atLeast"/>
        <w:jc w:val="left"/>
        <w:textAlignment w:val="auto"/>
        <w:rPr>
          <w:rFonts w:hint="default" w:ascii="Times New Roman" w:hAnsi="Times New Roman" w:eastAsia="宋体" w:cs="Times New Roman"/>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7" w:lineRule="atLeast"/>
        <w:jc w:val="left"/>
        <w:textAlignment w:val="auto"/>
        <w:rPr>
          <w:rFonts w:hint="default" w:ascii="Times New Roman" w:hAnsi="Times New Roman" w:eastAsia="宋体" w:cs="Times New Roman"/>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7" w:lineRule="atLeast"/>
        <w:jc w:val="left"/>
        <w:textAlignment w:val="auto"/>
        <w:rPr>
          <w:rFonts w:hint="default" w:ascii="Times New Roman" w:hAnsi="Times New Roman" w:eastAsia="宋体" w:cs="Times New Roman"/>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7" w:lineRule="atLeast"/>
        <w:jc w:val="left"/>
        <w:textAlignment w:val="auto"/>
        <w:rPr>
          <w:rFonts w:hint="default" w:ascii="Times New Roman" w:hAnsi="Times New Roman" w:eastAsia="宋体" w:cs="Times New Roman"/>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7" w:lineRule="atLeast"/>
        <w:jc w:val="left"/>
        <w:textAlignment w:val="auto"/>
        <w:rPr>
          <w:rFonts w:hint="default" w:ascii="Times New Roman" w:hAnsi="Times New Roman" w:eastAsia="宋体" w:cs="Times New Roman"/>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7" w:lineRule="atLeast"/>
        <w:jc w:val="left"/>
        <w:textAlignment w:val="auto"/>
        <w:rPr>
          <w:rFonts w:hint="default" w:ascii="Times New Roman" w:hAnsi="Times New Roman" w:eastAsia="宋体" w:cs="Times New Roman"/>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7" w:lineRule="atLeast"/>
        <w:jc w:val="left"/>
        <w:textAlignment w:val="auto"/>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drawing>
          <wp:anchor distT="0" distB="0" distL="114300" distR="114300" simplePos="0" relativeHeight="252022784" behindDoc="0" locked="0" layoutInCell="1" allowOverlap="1">
            <wp:simplePos x="0" y="0"/>
            <wp:positionH relativeFrom="column">
              <wp:posOffset>232410</wp:posOffset>
            </wp:positionH>
            <wp:positionV relativeFrom="paragraph">
              <wp:posOffset>96520</wp:posOffset>
            </wp:positionV>
            <wp:extent cx="4776470" cy="2078990"/>
            <wp:effectExtent l="0" t="0" r="8890" b="8890"/>
            <wp:wrapTopAndBottom/>
            <wp:docPr id="8" name="图片 8" descr="2020-05-29 16-01-25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20-05-29 16-01-25屏幕截图"/>
                    <pic:cNvPicPr>
                      <a:picLocks noChangeAspect="1"/>
                    </pic:cNvPicPr>
                  </pic:nvPicPr>
                  <pic:blipFill>
                    <a:blip r:embed="rId108"/>
                    <a:stretch>
                      <a:fillRect/>
                    </a:stretch>
                  </pic:blipFill>
                  <pic:spPr>
                    <a:xfrm>
                      <a:off x="0" y="0"/>
                      <a:ext cx="4776470" cy="2078990"/>
                    </a:xfrm>
                    <a:prstGeom prst="rect">
                      <a:avLst/>
                    </a:prstGeom>
                  </pic:spPr>
                </pic:pic>
              </a:graphicData>
            </a:graphic>
          </wp:anchor>
        </w:drawing>
      </w:r>
    </w:p>
    <w:p>
      <w:pPr>
        <w:keepNext w:val="0"/>
        <w:keepLines w:val="0"/>
        <w:pageBreakBefore w:val="0"/>
        <w:widowControl/>
        <w:suppressLineNumbers w:val="0"/>
        <w:kinsoku/>
        <w:wordWrap/>
        <w:overflowPunct/>
        <w:topLinePunct w:val="0"/>
        <w:autoSpaceDE/>
        <w:autoSpaceDN/>
        <w:bidi w:val="0"/>
        <w:adjustRightInd/>
        <w:snapToGrid/>
        <w:spacing w:line="27" w:lineRule="atLeast"/>
        <w:jc w:val="left"/>
        <w:textAlignment w:val="auto"/>
        <w:rPr>
          <w:rFonts w:hint="default" w:ascii="Times New Roman" w:hAnsi="Times New Roman" w:eastAsia="宋体" w:cs="Times New Roman"/>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7" w:lineRule="atLeast"/>
        <w:jc w:val="left"/>
        <w:textAlignment w:val="auto"/>
        <w:rPr>
          <w:rFonts w:hint="default" w:ascii="Times New Roman" w:hAnsi="Times New Roman" w:eastAsia="宋体" w:cs="Times New Roman"/>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7" w:lineRule="atLeast"/>
        <w:jc w:val="left"/>
        <w:textAlignment w:val="auto"/>
        <w:rPr>
          <w:rFonts w:hint="default" w:ascii="Times New Roman" w:hAnsi="Times New Roman" w:eastAsia="宋体" w:cs="Times New Roman"/>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7" w:lineRule="atLeast"/>
        <w:jc w:val="left"/>
        <w:textAlignment w:val="auto"/>
        <w:rPr>
          <w:rFonts w:hint="default" w:ascii="Times New Roman" w:hAnsi="Times New Roman" w:eastAsia="宋体" w:cs="Times New Roman"/>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7" w:lineRule="atLeast"/>
        <w:jc w:val="left"/>
        <w:textAlignment w:val="auto"/>
        <w:rPr>
          <w:rFonts w:hint="default" w:ascii="Times New Roman" w:hAnsi="Times New Roman" w:eastAsia="宋体" w:cs="Times New Roman"/>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7" w:lineRule="atLeast"/>
        <w:jc w:val="left"/>
        <w:textAlignment w:val="auto"/>
        <w:rPr>
          <w:rFonts w:hint="default" w:ascii="Times New Roman" w:hAnsi="Times New Roman" w:eastAsia="宋体" w:cs="Times New Roman"/>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7" w:lineRule="atLeast"/>
        <w:jc w:val="left"/>
        <w:textAlignment w:val="auto"/>
        <w:rPr>
          <w:rFonts w:hint="default" w:ascii="Times New Roman" w:hAnsi="Times New Roman" w:eastAsia="宋体" w:cs="Times New Roman"/>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7" w:lineRule="atLeast"/>
        <w:jc w:val="left"/>
        <w:textAlignment w:val="auto"/>
        <w:rPr>
          <w:rFonts w:hint="default" w:ascii="Times New Roman" w:hAnsi="Times New Roman" w:eastAsia="宋体" w:cs="Times New Roman"/>
          <w:kern w:val="0"/>
          <w:sz w:val="24"/>
          <w:szCs w:val="24"/>
          <w:lang w:val="en-US" w:eastAsia="zh-CN" w:bidi="ar"/>
        </w:rPr>
      </w:pPr>
    </w:p>
    <w:p>
      <w:pPr>
        <w:rPr>
          <w:rFonts w:asciiTheme="minorEastAsia" w:hAnsiTheme="minorEastAsia" w:eastAsiaTheme="minorEastAsia"/>
        </w:rPr>
      </w:pPr>
    </w:p>
    <w:sectPr>
      <w:headerReference r:id="rId16" w:type="default"/>
      <w:type w:val="continuous"/>
      <w:pgSz w:w="11906" w:h="16838"/>
      <w:pgMar w:top="1418" w:right="1418" w:bottom="1418" w:left="1701" w:header="851" w:footer="851"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Helvetica Neue">
    <w:altName w:val="Segoe Print"/>
    <w:panose1 w:val="00000000000000000000"/>
    <w:charset w:val="00"/>
    <w:family w:val="roman"/>
    <w:pitch w:val="default"/>
    <w:sig w:usb0="00000000" w:usb1="00000000" w:usb2="00000000" w:usb3="00000000" w:csb0="00000000" w:csb1="00000000"/>
  </w:font>
  <w:font w:name="Arial Unicode MS">
    <w:altName w:val="宋体"/>
    <w:panose1 w:val="00000000000000000000"/>
    <w:charset w:val="86"/>
    <w:family w:val="roman"/>
    <w:pitch w:val="default"/>
    <w:sig w:usb0="00000000" w:usb1="00000000" w:usb2="00000000" w:usb3="00000000" w:csb0="00000000" w:csb1="00000000"/>
  </w:font>
  <w:font w:name="楷体_GB2312">
    <w:altName w:val="楷体"/>
    <w:panose1 w:val="00000000000000000000"/>
    <w:charset w:val="86"/>
    <w:family w:val="modern"/>
    <w:pitch w:val="default"/>
    <w:sig w:usb0="00000000" w:usb1="00000000" w:usb2="00000010" w:usb3="00000000" w:csb0="00040000" w:csb1="00000000"/>
  </w:font>
  <w:font w:name="CMMI7">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Lucida Grande">
    <w:altName w:val="Courier New"/>
    <w:panose1 w:val="00000000000000000000"/>
    <w:charset w:val="00"/>
    <w:family w:val="roman"/>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roman"/>
    <w:pitch w:val="default"/>
    <w:sig w:usb0="E0002EFF" w:usb1="C0007843" w:usb2="00000009" w:usb3="00000000" w:csb0="400001FF" w:csb1="FFFF0000"/>
  </w:font>
  <w:font w:name="方正书宋_GBK">
    <w:altName w:val="微软雅黑"/>
    <w:panose1 w:val="00000000000000000000"/>
    <w:charset w:val="00"/>
    <w:family w:val="auto"/>
    <w:pitch w:val="default"/>
    <w:sig w:usb0="00000000" w:usb1="00000000" w:usb2="00000000" w:usb3="00000000" w:csb0="00000000" w:csb1="00000000"/>
  </w:font>
  <w:font w:name="DY24">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t>-</w:t>
    </w:r>
    <w:sdt>
      <w:sdtPr>
        <w:id w:val="1005707874"/>
      </w:sdtPr>
      <w:sdtContent>
        <w:r>
          <w:fldChar w:fldCharType="begin"/>
        </w:r>
        <w:r>
          <w:instrText xml:space="preserve">PAGE   \* MERGEFORMAT</w:instrText>
        </w:r>
        <w:r>
          <w:fldChar w:fldCharType="separate"/>
        </w:r>
        <w:r>
          <w:rPr>
            <w:lang w:val="zh-CN"/>
          </w:rPr>
          <w:t>I</w:t>
        </w:r>
        <w:r>
          <w:rPr>
            <w:lang w:val="zh-CN"/>
          </w:rPr>
          <w:fldChar w:fldCharType="end"/>
        </w:r>
        <w:r>
          <w:t xml:space="preserve"> -</w:t>
        </w:r>
      </w:sdtContent>
    </w:sdt>
  </w:p>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t>-</w:t>
    </w:r>
    <w:ins w:id="14" w:author="Windows 用户" w:date="2020-05-22T23:18:00Z">
      <w:r>
        <w:rPr/>
        <w:t xml:space="preserve"> </w:t>
      </w:r>
    </w:ins>
    <w:r>
      <w:fldChar w:fldCharType="begin"/>
    </w:r>
    <w:r>
      <w:instrText xml:space="preserve">PAGE   \* MERGEFORMAT</w:instrText>
    </w:r>
    <w:r>
      <w:fldChar w:fldCharType="separate"/>
    </w:r>
    <w:r>
      <w:rPr>
        <w:lang w:val="zh-CN"/>
      </w:rPr>
      <w:t>2</w:t>
    </w:r>
    <w:r>
      <w:rPr>
        <w:lang w:val="zh-CN"/>
      </w:rPr>
      <w:fldChar w:fldCharType="end"/>
    </w:r>
    <w:r>
      <w:t xml:space="preserve"> -</w:t>
    </w:r>
  </w:p>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ins w:id="15" w:author="dell" w:date="2020-05-23T00:18:04Z">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t xml:space="preserve">- </w:t>
                            </w:r>
                            <w:r>
                              <w:fldChar w:fldCharType="begin"/>
                            </w:r>
                            <w:r>
                              <w:instrText xml:space="preserve">PAGE   \* MERGEFORMAT</w:instrText>
                            </w:r>
                            <w:r>
                              <w:fldChar w:fldCharType="separate"/>
                            </w:r>
                            <w:r>
                              <w:rPr>
                                <w:lang w:val="zh-CN"/>
                              </w:rPr>
                              <w:t>2</w:t>
                            </w:r>
                            <w:r>
                              <w:rPr>
                                <w:lang w:val="zh-CN"/>
                              </w:rPr>
                              <w:fldChar w:fldCharType="end"/>
                            </w:r>
                            <w: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aJO4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dPKGEsM0Kn768f30&#10;8+H06xvBGQRqXJgh7t4hMrbvbIu2Gc4DDhPvtvI6fcGIwA95jxd5RRsJT5emk+k0h4vDN2yAnz1e&#10;dz7E98JqkoyCetSvk5UdNiH2oUNIymbsWirV1VAZ0hT06vX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F7aJO4zAgAAYwQAAA4AAAAAAAAAAQAgAAAAHwEAAGRycy9lMm9Eb2MueG1sUEsF&#10;BgAAAAAGAAYAWQEAAMQFAAAAAA==&#10;">
                <v:fill on="f" focussize="0,0"/>
                <v:stroke on="f" weight="0.5pt"/>
                <v:imagedata o:title=""/>
                <o:lock v:ext="edit" aspectratio="f"/>
                <v:textbox inset="0mm,0mm,0mm,0mm" style="mso-fit-shape-to-text:t;">
                  <w:txbxContent>
                    <w:p>
                      <w:pPr>
                        <w:pStyle w:val="10"/>
                        <w:jc w:val="center"/>
                      </w:pPr>
                      <w:r>
                        <w:t xml:space="preserve">- </w:t>
                      </w:r>
                      <w:r>
                        <w:fldChar w:fldCharType="begin"/>
                      </w:r>
                      <w:r>
                        <w:instrText xml:space="preserve">PAGE   \* MERGEFORMAT</w:instrText>
                      </w:r>
                      <w:r>
                        <w:fldChar w:fldCharType="separate"/>
                      </w:r>
                      <w:r>
                        <w:rPr>
                          <w:lang w:val="zh-CN"/>
                        </w:rPr>
                        <w:t>2</w:t>
                      </w:r>
                      <w:r>
                        <w:rPr>
                          <w:lang w:val="zh-CN"/>
                        </w:rPr>
                        <w:fldChar w:fldCharType="end"/>
                      </w:r>
                      <w:r>
                        <w:t xml:space="preserve"> -</w:t>
                      </w:r>
                    </w:p>
                  </w:txbxContent>
                </v:textbox>
              </v:shape>
            </w:pict>
          </mc:Fallback>
        </mc:AlternateContent>
      </w:r>
    </w:ins>
  </w:p>
  <w:p>
    <w:pPr>
      <w:pStyle w:val="1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t xml:space="preserve">- </w:t>
                          </w:r>
                          <w:r>
                            <w:fldChar w:fldCharType="begin"/>
                          </w:r>
                          <w:r>
                            <w:instrText xml:space="preserve">PAGE   \* MERGEFORMAT</w:instrText>
                          </w:r>
                          <w:r>
                            <w:fldChar w:fldCharType="separate"/>
                          </w:r>
                          <w:r>
                            <w:rPr>
                              <w:lang w:val="zh-CN"/>
                            </w:rPr>
                            <w:t>2</w:t>
                          </w:r>
                          <w:r>
                            <w:rPr>
                              <w:lang w:val="zh-CN"/>
                            </w:rPr>
                            <w:fldChar w:fldCharType="end"/>
                          </w:r>
                          <w: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xyswEzAgAAYwQAAA4AAABkcnMvZTJvRG9jLnhtbK1US44TMRDdI3EH&#10;y3vSSdC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BxyswEzAgAAYwQAAA4AAAAAAAAAAQAgAAAAHwEAAGRycy9lMm9Eb2MueG1sUEsF&#10;BgAAAAAGAAYAWQEAAMQFAAAAAA==&#10;">
              <v:fill on="f" focussize="0,0"/>
              <v:stroke on="f" weight="0.5pt"/>
              <v:imagedata o:title=""/>
              <o:lock v:ext="edit" aspectratio="f"/>
              <v:textbox inset="0mm,0mm,0mm,0mm" style="mso-fit-shape-to-text:t;">
                <w:txbxContent>
                  <w:p>
                    <w:pPr>
                      <w:pStyle w:val="10"/>
                      <w:jc w:val="center"/>
                    </w:pPr>
                    <w:r>
                      <w:t xml:space="preserve">- </w:t>
                    </w:r>
                    <w:r>
                      <w:fldChar w:fldCharType="begin"/>
                    </w:r>
                    <w:r>
                      <w:instrText xml:space="preserve">PAGE   \* MERGEFORMAT</w:instrText>
                    </w:r>
                    <w:r>
                      <w:fldChar w:fldCharType="separate"/>
                    </w:r>
                    <w:r>
                      <w:rPr>
                        <w:lang w:val="zh-CN"/>
                      </w:rPr>
                      <w:t>2</w:t>
                    </w:r>
                    <w:r>
                      <w:rPr>
                        <w:lang w:val="zh-CN"/>
                      </w:rPr>
                      <w:fldChar w:fldCharType="end"/>
                    </w:r>
                    <w:r>
                      <w:t xml:space="preserve"> -</w:t>
                    </w:r>
                  </w:p>
                </w:txbxContent>
              </v:textbox>
            </v:shape>
          </w:pict>
        </mc:Fallback>
      </mc:AlternateContent>
    </w:r>
  </w:p>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left"/>
      <w:rPr>
        <w:rFonts w:ascii="楷体_GB2312" w:eastAsia="楷体_GB2312"/>
        <w:sz w:val="21"/>
        <w:szCs w:val="21"/>
      </w:rPr>
    </w:pPr>
    <w:r>
      <w:rPr>
        <w:rFonts w:hint="eastAsia" w:asciiTheme="majorEastAsia" w:hAnsiTheme="majorEastAsia" w:eastAsiaTheme="majorEastAsia"/>
        <w:sz w:val="21"/>
        <w:szCs w:val="21"/>
        <w:lang w:val="en-US" w:eastAsia="zh-CN"/>
      </w:rPr>
      <w:t xml:space="preserve">机器翻译大作业       </w:t>
    </w:r>
    <w:r>
      <w:rPr>
        <w:rFonts w:hint="eastAsia" w:asciiTheme="majorEastAsia" w:hAnsiTheme="majorEastAsia" w:eastAsiaTheme="majorEastAsia"/>
        <w:sz w:val="21"/>
        <w:szCs w:val="21"/>
        <w:lang w:val="en-US" w:eastAsia="zh-CN"/>
      </w:rPr>
      <w:tab/>
    </w:r>
    <w:r>
      <w:rPr>
        <w:rFonts w:hint="eastAsia" w:asciiTheme="majorEastAsia" w:hAnsiTheme="majorEastAsia" w:eastAsiaTheme="majorEastAsia"/>
        <w:sz w:val="21"/>
        <w:szCs w:val="21"/>
        <w:lang w:val="en-US" w:eastAsia="zh-CN"/>
      </w:rPr>
      <w:t xml:space="preserve">         </w:t>
    </w:r>
    <w:r>
      <w:rPr>
        <w:rFonts w:hint="eastAsia" w:ascii="楷体_GB2312" w:eastAsia="楷体_GB2312"/>
        <w:sz w:val="21"/>
        <w:szCs w:val="21"/>
      </w:rPr>
      <w:t xml:space="preserve">                                       </w:t>
    </w:r>
    <w:ins w:id="13" w:author="Windows 用户" w:date="2020-05-22T23:18:00Z">
      <w:r>
        <w:rPr>
          <w:rFonts w:ascii="楷体_GB2312" w:eastAsia="楷体_GB2312"/>
          <w:sz w:val="21"/>
          <w:szCs w:val="21"/>
        </w:rPr>
        <w:t xml:space="preserve">          </w:t>
      </w:r>
    </w:ins>
    <w:r>
      <w:rPr>
        <w:rFonts w:hint="eastAsia" w:asciiTheme="majorEastAsia" w:hAnsiTheme="majorEastAsia" w:eastAsiaTheme="majorEastAsia"/>
        <w:sz w:val="21"/>
        <w:szCs w:val="21"/>
      </w:rPr>
      <w:t>目录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left"/>
      <w:rPr>
        <w:rFonts w:hint="eastAsia" w:ascii="楷体_GB2312" w:eastAsiaTheme="majorEastAsia"/>
        <w:sz w:val="21"/>
        <w:szCs w:val="21"/>
        <w:lang w:val="en-US" w:eastAsia="zh-CN"/>
      </w:rPr>
    </w:pPr>
    <w:r>
      <w:rPr>
        <w:rFonts w:hint="eastAsia" w:asciiTheme="majorEastAsia" w:hAnsiTheme="majorEastAsia" w:eastAsiaTheme="majorEastAsia"/>
        <w:sz w:val="21"/>
        <w:szCs w:val="21"/>
        <w:lang w:val="en-US" w:eastAsia="zh-CN"/>
      </w:rPr>
      <w:t xml:space="preserve">机器翻译大作业               </w:t>
    </w:r>
    <w:r>
      <w:rPr>
        <w:rFonts w:hint="eastAsia" w:ascii="楷体_GB2312" w:eastAsia="楷体_GB2312"/>
        <w:sz w:val="21"/>
        <w:szCs w:val="21"/>
      </w:rPr>
      <w:t xml:space="preserve">                 </w:t>
    </w:r>
    <w:r>
      <w:rPr>
        <w:rFonts w:hint="eastAsia" w:ascii="楷体_GB2312" w:eastAsia="楷体_GB2312"/>
        <w:sz w:val="21"/>
        <w:szCs w:val="21"/>
        <w:lang w:val="en-US" w:eastAsia="zh-CN"/>
      </w:rPr>
      <w:t xml:space="preserve">                           </w:t>
    </w:r>
    <w:r>
      <w:rPr>
        <w:rFonts w:hint="eastAsia" w:asciiTheme="majorEastAsia" w:hAnsiTheme="majorEastAsia" w:eastAsiaTheme="majorEastAsia"/>
        <w:sz w:val="21"/>
        <w:szCs w:val="21"/>
      </w:rPr>
      <w:t xml:space="preserve">第1章 </w:t>
    </w:r>
    <w:r>
      <w:rPr>
        <w:rFonts w:hint="eastAsia" w:asciiTheme="majorEastAsia" w:hAnsiTheme="majorEastAsia" w:eastAsiaTheme="majorEastAsia"/>
        <w:sz w:val="21"/>
        <w:szCs w:val="21"/>
        <w:lang w:val="en-US" w:eastAsia="zh-CN"/>
      </w:rPr>
      <w:t>引言</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left"/>
      <w:rPr>
        <w:rFonts w:hint="default" w:ascii="楷体_GB2312" w:eastAsia="楷体_GB2312"/>
        <w:sz w:val="21"/>
        <w:szCs w:val="21"/>
        <w:lang w:val="en-US"/>
      </w:rPr>
    </w:pPr>
    <w:r>
      <w:rPr>
        <w:rFonts w:hint="eastAsia" w:asciiTheme="majorEastAsia" w:hAnsiTheme="majorEastAsia" w:eastAsiaTheme="majorEastAsia"/>
        <w:sz w:val="21"/>
        <w:szCs w:val="21"/>
        <w:lang w:val="en-US" w:eastAsia="zh-CN"/>
      </w:rPr>
      <w:t>机器翻译大作业</w:t>
    </w:r>
    <w:r>
      <w:rPr>
        <w:rFonts w:hint="eastAsia" w:asciiTheme="majorEastAsia" w:hAnsiTheme="majorEastAsia" w:eastAsiaTheme="majorEastAsia"/>
        <w:sz w:val="21"/>
        <w:szCs w:val="21"/>
        <w:lang w:val="en-US" w:eastAsia="zh-CN"/>
      </w:rPr>
      <w:tab/>
    </w:r>
    <w:r>
      <w:rPr>
        <w:rFonts w:hint="eastAsia" w:asciiTheme="majorEastAsia" w:hAnsiTheme="majorEastAsia" w:eastAsiaTheme="majorEastAsia"/>
        <w:sz w:val="21"/>
        <w:szCs w:val="21"/>
        <w:lang w:val="en-US" w:eastAsia="zh-CN"/>
      </w:rPr>
      <w:t xml:space="preserve">                </w:t>
    </w:r>
    <w:r>
      <w:rPr>
        <w:rFonts w:hint="eastAsia" w:ascii="楷体_GB2312" w:eastAsia="楷体_GB2312"/>
        <w:sz w:val="21"/>
        <w:szCs w:val="21"/>
      </w:rPr>
      <w:t xml:space="preserve">                     </w:t>
    </w:r>
    <w:r>
      <w:rPr>
        <w:rFonts w:hint="eastAsia" w:ascii="楷体_GB2312" w:eastAsia="楷体_GB2312"/>
        <w:sz w:val="21"/>
        <w:szCs w:val="21"/>
        <w:lang w:val="en-US" w:eastAsia="zh-CN"/>
      </w:rPr>
      <w:t xml:space="preserve">              </w:t>
    </w:r>
    <w:r>
      <w:rPr>
        <w:rFonts w:hint="eastAsia" w:asciiTheme="majorEastAsia" w:hAnsiTheme="majorEastAsia" w:eastAsiaTheme="majorEastAsia"/>
        <w:sz w:val="21"/>
        <w:szCs w:val="21"/>
      </w:rPr>
      <w:t xml:space="preserve">第2章 </w:t>
    </w:r>
    <w:r>
      <w:rPr>
        <w:rFonts w:hint="eastAsia" w:asciiTheme="majorEastAsia" w:hAnsiTheme="majorEastAsia" w:eastAsiaTheme="majorEastAsia"/>
        <w:sz w:val="21"/>
        <w:szCs w:val="21"/>
        <w:lang w:val="en-US" w:eastAsia="zh-CN"/>
      </w:rPr>
      <w:t>相关理论技术</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left"/>
      <w:rPr>
        <w:rFonts w:hint="default" w:ascii="楷体_GB2312" w:eastAsiaTheme="majorEastAsia"/>
        <w:sz w:val="21"/>
        <w:szCs w:val="21"/>
        <w:lang w:val="en-US" w:eastAsia="zh-CN"/>
      </w:rPr>
    </w:pPr>
    <w:r>
      <w:rPr>
        <w:rFonts w:hint="eastAsia" w:asciiTheme="majorEastAsia" w:hAnsiTheme="majorEastAsia" w:eastAsiaTheme="majorEastAsia"/>
        <w:sz w:val="21"/>
        <w:szCs w:val="21"/>
        <w:lang w:val="en-US" w:eastAsia="zh-CN"/>
      </w:rPr>
      <w:t>机器翻译大作业</w:t>
    </w:r>
    <w:r>
      <w:rPr>
        <w:rFonts w:hint="eastAsia" w:asciiTheme="majorEastAsia" w:hAnsiTheme="majorEastAsia" w:eastAsiaTheme="majorEastAsia"/>
        <w:sz w:val="21"/>
        <w:szCs w:val="21"/>
        <w:lang w:val="en-US" w:eastAsia="zh-CN"/>
      </w:rPr>
      <w:tab/>
    </w:r>
    <w:r>
      <w:rPr>
        <w:rFonts w:hint="eastAsia" w:ascii="楷体_GB2312" w:eastAsia="楷体_GB2312"/>
        <w:sz w:val="21"/>
        <w:szCs w:val="21"/>
      </w:rPr>
      <w:t xml:space="preserve">                   </w:t>
    </w:r>
    <w:r>
      <w:rPr>
        <w:rFonts w:hint="eastAsia" w:asciiTheme="majorEastAsia" w:hAnsiTheme="majorEastAsia" w:eastAsiaTheme="majorEastAsia"/>
        <w:sz w:val="21"/>
        <w:szCs w:val="21"/>
      </w:rPr>
      <w:t xml:space="preserve"> </w:t>
    </w:r>
    <w:r>
      <w:rPr>
        <w:rFonts w:asciiTheme="majorEastAsia" w:hAnsiTheme="majorEastAsia" w:eastAsiaTheme="majorEastAsia"/>
        <w:sz w:val="21"/>
        <w:szCs w:val="21"/>
      </w:rPr>
      <w:t xml:space="preserve">                   </w:t>
    </w:r>
    <w:r>
      <w:rPr>
        <w:rFonts w:hint="eastAsia" w:asciiTheme="majorEastAsia" w:hAnsiTheme="majorEastAsia" w:eastAsiaTheme="majorEastAsia"/>
        <w:sz w:val="21"/>
        <w:szCs w:val="21"/>
        <w:lang w:val="en-US" w:eastAsia="zh-CN"/>
      </w:rPr>
      <w:t xml:space="preserve">              </w:t>
    </w:r>
    <w:r>
      <w:rPr>
        <w:rFonts w:hint="eastAsia" w:asciiTheme="majorEastAsia" w:hAnsiTheme="majorEastAsia" w:eastAsiaTheme="majorEastAsia"/>
        <w:sz w:val="21"/>
        <w:szCs w:val="21"/>
      </w:rPr>
      <w:t>第</w:t>
    </w:r>
    <w:r>
      <w:rPr>
        <w:rFonts w:hint="eastAsia" w:asciiTheme="majorEastAsia" w:hAnsiTheme="majorEastAsia" w:eastAsiaTheme="majorEastAsia"/>
        <w:sz w:val="21"/>
        <w:szCs w:val="21"/>
        <w:lang w:val="en-US" w:eastAsia="zh-CN"/>
      </w:rPr>
      <w:t>3</w:t>
    </w:r>
    <w:r>
      <w:rPr>
        <w:rFonts w:hint="eastAsia" w:asciiTheme="majorEastAsia" w:hAnsiTheme="majorEastAsia" w:eastAsiaTheme="majorEastAsia"/>
        <w:sz w:val="21"/>
        <w:szCs w:val="21"/>
      </w:rPr>
      <w:t>章</w:t>
    </w:r>
    <w:r>
      <w:rPr>
        <w:rFonts w:hint="eastAsia" w:asciiTheme="majorEastAsia" w:hAnsiTheme="majorEastAsia" w:eastAsiaTheme="majorEastAsia"/>
        <w:sz w:val="21"/>
        <w:szCs w:val="21"/>
        <w:lang w:val="en-US" w:eastAsia="zh-CN"/>
      </w:rPr>
      <w:t xml:space="preserve"> 加速器结构</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left"/>
      <w:rPr>
        <w:rFonts w:hint="default" w:ascii="楷体_GB2312" w:eastAsiaTheme="majorEastAsia"/>
        <w:sz w:val="21"/>
        <w:szCs w:val="21"/>
        <w:lang w:val="en-US" w:eastAsia="zh-CN"/>
      </w:rPr>
    </w:pPr>
    <w:r>
      <w:rPr>
        <w:rFonts w:hint="eastAsia" w:asciiTheme="majorEastAsia" w:hAnsiTheme="majorEastAsia" w:eastAsiaTheme="majorEastAsia"/>
        <w:sz w:val="21"/>
        <w:szCs w:val="21"/>
        <w:lang w:val="en-US" w:eastAsia="zh-CN"/>
      </w:rPr>
      <w:t>机器翻译大作业</w:t>
    </w:r>
    <w:r>
      <w:rPr>
        <w:rFonts w:hint="eastAsia" w:asciiTheme="majorEastAsia" w:hAnsiTheme="majorEastAsia" w:eastAsiaTheme="majorEastAsia"/>
        <w:sz w:val="21"/>
        <w:szCs w:val="21"/>
        <w:lang w:val="en-US" w:eastAsia="zh-CN"/>
      </w:rPr>
      <w:tab/>
    </w:r>
    <w:r>
      <w:rPr>
        <w:rFonts w:hint="eastAsia" w:ascii="楷体_GB2312" w:eastAsia="楷体_GB2312"/>
        <w:sz w:val="21"/>
        <w:szCs w:val="21"/>
      </w:rPr>
      <w:t xml:space="preserve">                   </w:t>
    </w:r>
    <w:r>
      <w:rPr>
        <w:rFonts w:hint="eastAsia" w:asciiTheme="majorEastAsia" w:hAnsiTheme="majorEastAsia" w:eastAsiaTheme="majorEastAsia"/>
        <w:sz w:val="21"/>
        <w:szCs w:val="21"/>
      </w:rPr>
      <w:t xml:space="preserve"> </w:t>
    </w:r>
    <w:r>
      <w:rPr>
        <w:rFonts w:asciiTheme="majorEastAsia" w:hAnsiTheme="majorEastAsia" w:eastAsiaTheme="majorEastAsia"/>
        <w:sz w:val="21"/>
        <w:szCs w:val="21"/>
      </w:rPr>
      <w:t xml:space="preserve">                   </w:t>
    </w:r>
    <w:r>
      <w:rPr>
        <w:rFonts w:hint="eastAsia" w:asciiTheme="majorEastAsia" w:hAnsiTheme="majorEastAsia" w:eastAsiaTheme="majorEastAsia"/>
        <w:sz w:val="21"/>
        <w:szCs w:val="21"/>
        <w:lang w:val="en-US" w:eastAsia="zh-CN"/>
      </w:rPr>
      <w:t xml:space="preserve">                </w:t>
    </w:r>
    <w:r>
      <w:rPr>
        <w:rFonts w:hint="eastAsia" w:asciiTheme="majorEastAsia" w:hAnsiTheme="majorEastAsia" w:eastAsiaTheme="majorEastAsia"/>
        <w:sz w:val="21"/>
        <w:szCs w:val="21"/>
      </w:rPr>
      <w:t>第</w:t>
    </w:r>
    <w:r>
      <w:rPr>
        <w:rFonts w:hint="eastAsia" w:asciiTheme="majorEastAsia" w:hAnsiTheme="majorEastAsia" w:eastAsiaTheme="majorEastAsia"/>
        <w:sz w:val="21"/>
        <w:szCs w:val="21"/>
        <w:lang w:val="en-US" w:eastAsia="zh-CN"/>
      </w:rPr>
      <w:t>4</w:t>
    </w:r>
    <w:r>
      <w:rPr>
        <w:rFonts w:hint="eastAsia" w:asciiTheme="majorEastAsia" w:hAnsiTheme="majorEastAsia" w:eastAsiaTheme="majorEastAsia"/>
        <w:sz w:val="21"/>
        <w:szCs w:val="21"/>
      </w:rPr>
      <w:t>章</w:t>
    </w:r>
    <w:r>
      <w:rPr>
        <w:rFonts w:hint="eastAsia" w:asciiTheme="majorEastAsia" w:hAnsiTheme="majorEastAsia" w:eastAsiaTheme="majorEastAsia"/>
        <w:sz w:val="21"/>
        <w:szCs w:val="21"/>
        <w:lang w:val="en-US" w:eastAsia="zh-CN"/>
      </w:rPr>
      <w:t xml:space="preserve"> 具体实现</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left"/>
      <w:rPr>
        <w:rFonts w:hint="default" w:ascii="楷体_GB2312" w:eastAsiaTheme="majorEastAsia"/>
        <w:sz w:val="21"/>
        <w:szCs w:val="21"/>
        <w:lang w:val="en-US" w:eastAsia="zh-CN"/>
      </w:rPr>
    </w:pPr>
    <w:r>
      <w:rPr>
        <w:rFonts w:hint="eastAsia" w:asciiTheme="majorEastAsia" w:hAnsiTheme="majorEastAsia" w:eastAsiaTheme="majorEastAsia"/>
        <w:sz w:val="21"/>
        <w:szCs w:val="21"/>
        <w:lang w:val="en-US" w:eastAsia="zh-CN"/>
      </w:rPr>
      <w:t>机器翻译大作业</w:t>
    </w:r>
    <w:r>
      <w:rPr>
        <w:rFonts w:hint="eastAsia" w:asciiTheme="majorEastAsia" w:hAnsiTheme="majorEastAsia" w:eastAsiaTheme="majorEastAsia"/>
        <w:sz w:val="21"/>
        <w:szCs w:val="21"/>
        <w:lang w:val="en-US" w:eastAsia="zh-CN"/>
      </w:rPr>
      <w:tab/>
    </w:r>
    <w:r>
      <w:rPr>
        <w:rFonts w:hint="eastAsia" w:ascii="楷体_GB2312" w:eastAsia="楷体_GB2312"/>
        <w:sz w:val="21"/>
        <w:szCs w:val="21"/>
      </w:rPr>
      <w:t xml:space="preserve">                   </w:t>
    </w:r>
    <w:r>
      <w:rPr>
        <w:rFonts w:hint="eastAsia" w:asciiTheme="majorEastAsia" w:hAnsiTheme="majorEastAsia" w:eastAsiaTheme="majorEastAsia"/>
        <w:sz w:val="21"/>
        <w:szCs w:val="21"/>
      </w:rPr>
      <w:t xml:space="preserve"> </w:t>
    </w:r>
    <w:r>
      <w:rPr>
        <w:rFonts w:asciiTheme="majorEastAsia" w:hAnsiTheme="majorEastAsia" w:eastAsiaTheme="majorEastAsia"/>
        <w:sz w:val="21"/>
        <w:szCs w:val="21"/>
      </w:rPr>
      <w:t xml:space="preserve">                   </w:t>
    </w:r>
    <w:r>
      <w:rPr>
        <w:rFonts w:hint="eastAsia" w:asciiTheme="majorEastAsia" w:hAnsiTheme="majorEastAsia" w:eastAsiaTheme="majorEastAsia"/>
        <w:sz w:val="21"/>
        <w:szCs w:val="21"/>
        <w:lang w:val="en-US" w:eastAsia="zh-CN"/>
      </w:rPr>
      <w:t xml:space="preserve">                </w:t>
    </w:r>
    <w:r>
      <w:rPr>
        <w:rFonts w:hint="eastAsia" w:asciiTheme="majorEastAsia" w:hAnsiTheme="majorEastAsia" w:eastAsiaTheme="majorEastAsia"/>
        <w:sz w:val="21"/>
        <w:szCs w:val="21"/>
      </w:rPr>
      <w:t>第</w:t>
    </w:r>
    <w:r>
      <w:rPr>
        <w:rFonts w:hint="eastAsia" w:asciiTheme="majorEastAsia" w:hAnsiTheme="majorEastAsia" w:eastAsiaTheme="majorEastAsia"/>
        <w:sz w:val="21"/>
        <w:szCs w:val="21"/>
        <w:lang w:val="en-US" w:eastAsia="zh-CN"/>
      </w:rPr>
      <w:t>5</w:t>
    </w:r>
    <w:r>
      <w:rPr>
        <w:rFonts w:hint="eastAsia" w:asciiTheme="majorEastAsia" w:hAnsiTheme="majorEastAsia" w:eastAsiaTheme="majorEastAsia"/>
        <w:sz w:val="21"/>
        <w:szCs w:val="21"/>
      </w:rPr>
      <w:t>章</w:t>
    </w:r>
    <w:r>
      <w:rPr>
        <w:rFonts w:hint="eastAsia" w:asciiTheme="majorEastAsia" w:hAnsiTheme="majorEastAsia" w:eastAsiaTheme="majorEastAsia"/>
        <w:sz w:val="21"/>
        <w:szCs w:val="21"/>
        <w:lang w:val="en-US" w:eastAsia="zh-CN"/>
      </w:rPr>
      <w:t xml:space="preserve"> 实验分析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left"/>
      <w:rPr>
        <w:rFonts w:hint="default" w:ascii="楷体_GB2312" w:eastAsiaTheme="majorEastAsia"/>
        <w:sz w:val="21"/>
        <w:szCs w:val="21"/>
        <w:lang w:val="en-US" w:eastAsia="zh-CN"/>
      </w:rPr>
    </w:pPr>
    <w:r>
      <w:rPr>
        <w:rFonts w:hint="eastAsia" w:asciiTheme="majorEastAsia" w:hAnsiTheme="majorEastAsia" w:eastAsiaTheme="majorEastAsia"/>
        <w:sz w:val="21"/>
        <w:szCs w:val="21"/>
        <w:lang w:val="en-US" w:eastAsia="zh-CN"/>
      </w:rPr>
      <w:t>机器翻译大作业</w:t>
    </w:r>
    <w:r>
      <w:rPr>
        <w:rFonts w:hint="eastAsia" w:asciiTheme="majorEastAsia" w:hAnsiTheme="majorEastAsia" w:eastAsiaTheme="majorEastAsia"/>
        <w:sz w:val="21"/>
        <w:szCs w:val="21"/>
        <w:lang w:val="en-US" w:eastAsia="zh-CN"/>
      </w:rPr>
      <w:tab/>
    </w:r>
    <w:r>
      <w:rPr>
        <w:rFonts w:hint="eastAsia" w:ascii="楷体_GB2312" w:eastAsia="楷体_GB2312"/>
        <w:sz w:val="21"/>
        <w:szCs w:val="21"/>
      </w:rPr>
      <w:t xml:space="preserve">                   </w:t>
    </w:r>
    <w:r>
      <w:rPr>
        <w:rFonts w:hint="eastAsia" w:asciiTheme="majorEastAsia" w:hAnsiTheme="majorEastAsia" w:eastAsiaTheme="majorEastAsia"/>
        <w:sz w:val="21"/>
        <w:szCs w:val="21"/>
      </w:rPr>
      <w:t xml:space="preserve"> </w:t>
    </w:r>
    <w:r>
      <w:rPr>
        <w:rFonts w:asciiTheme="majorEastAsia" w:hAnsiTheme="majorEastAsia" w:eastAsiaTheme="majorEastAsia"/>
        <w:sz w:val="21"/>
        <w:szCs w:val="21"/>
      </w:rPr>
      <w:t xml:space="preserve">                   </w:t>
    </w:r>
    <w:r>
      <w:rPr>
        <w:rFonts w:hint="eastAsia" w:asciiTheme="majorEastAsia" w:hAnsiTheme="majorEastAsia" w:eastAsiaTheme="majorEastAsia"/>
        <w:sz w:val="21"/>
        <w:szCs w:val="21"/>
        <w:lang w:val="en-US" w:eastAsia="zh-CN"/>
      </w:rPr>
      <w:t xml:space="preserve">                </w:t>
    </w:r>
    <w:r>
      <w:rPr>
        <w:rFonts w:hint="eastAsia" w:asciiTheme="majorEastAsia" w:hAnsiTheme="majorEastAsia" w:eastAsiaTheme="majorEastAsia"/>
        <w:sz w:val="21"/>
        <w:szCs w:val="21"/>
      </w:rPr>
      <w:t>第</w:t>
    </w:r>
    <w:r>
      <w:rPr>
        <w:rFonts w:hint="eastAsia" w:asciiTheme="majorEastAsia" w:hAnsiTheme="majorEastAsia" w:eastAsiaTheme="majorEastAsia"/>
        <w:sz w:val="21"/>
        <w:szCs w:val="21"/>
        <w:lang w:val="en-US" w:eastAsia="zh-CN"/>
      </w:rPr>
      <w:t>6</w:t>
    </w:r>
    <w:r>
      <w:rPr>
        <w:rFonts w:hint="eastAsia" w:asciiTheme="majorEastAsia" w:hAnsiTheme="majorEastAsia" w:eastAsiaTheme="majorEastAsia"/>
        <w:sz w:val="21"/>
        <w:szCs w:val="21"/>
      </w:rPr>
      <w:t>章</w:t>
    </w:r>
    <w:r>
      <w:rPr>
        <w:rFonts w:hint="eastAsia" w:asciiTheme="majorEastAsia" w:hAnsiTheme="majorEastAsia" w:eastAsiaTheme="majorEastAsia"/>
        <w:sz w:val="21"/>
        <w:szCs w:val="21"/>
        <w:lang w:val="en-US" w:eastAsia="zh-CN"/>
      </w:rPr>
      <w:t xml:space="preserve"> 实验结论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left"/>
      <w:rPr>
        <w:rFonts w:hint="default" w:ascii="楷体_GB2312" w:eastAsiaTheme="majorEastAsia"/>
        <w:sz w:val="21"/>
        <w:szCs w:val="21"/>
        <w:lang w:val="en-US" w:eastAsia="zh-CN"/>
      </w:rPr>
    </w:pPr>
    <w:r>
      <w:rPr>
        <w:rFonts w:hint="eastAsia" w:asciiTheme="majorEastAsia" w:hAnsiTheme="majorEastAsia" w:eastAsiaTheme="majorEastAsia"/>
        <w:sz w:val="21"/>
        <w:szCs w:val="21"/>
        <w:lang w:val="en-US" w:eastAsia="zh-CN"/>
      </w:rPr>
      <w:t>机器翻译大作业</w:t>
    </w:r>
    <w:r>
      <w:rPr>
        <w:rFonts w:hint="eastAsia" w:ascii="楷体_GB2312" w:eastAsia="楷体_GB2312"/>
        <w:sz w:val="21"/>
        <w:szCs w:val="21"/>
      </w:rPr>
      <w:t xml:space="preserve">             </w:t>
    </w:r>
    <w:r>
      <w:rPr>
        <w:rFonts w:hint="eastAsia" w:asciiTheme="majorEastAsia" w:hAnsiTheme="majorEastAsia" w:eastAsiaTheme="majorEastAsia"/>
        <w:sz w:val="21"/>
        <w:szCs w:val="21"/>
      </w:rPr>
      <w:t xml:space="preserve"> </w:t>
    </w:r>
    <w:r>
      <w:rPr>
        <w:rFonts w:asciiTheme="majorEastAsia" w:hAnsiTheme="majorEastAsia" w:eastAsiaTheme="majorEastAsia"/>
        <w:sz w:val="21"/>
        <w:szCs w:val="21"/>
      </w:rPr>
      <w:t xml:space="preserve">                   </w:t>
    </w:r>
    <w:r>
      <w:rPr>
        <w:rFonts w:hint="eastAsia" w:asciiTheme="majorEastAsia" w:hAnsiTheme="majorEastAsia" w:eastAsiaTheme="majorEastAsia"/>
        <w:sz w:val="21"/>
        <w:szCs w:val="21"/>
        <w:lang w:val="en-US" w:eastAsia="zh-CN"/>
      </w:rPr>
      <w:t xml:space="preserve">            </w:t>
    </w:r>
    <w:r>
      <w:rPr>
        <w:rFonts w:hint="eastAsia" w:asciiTheme="majorEastAsia" w:hAnsiTheme="majorEastAsia" w:eastAsiaTheme="majorEastAsia"/>
        <w:sz w:val="21"/>
        <w:szCs w:val="21"/>
      </w:rPr>
      <w:t>第</w:t>
    </w:r>
    <w:r>
      <w:rPr>
        <w:rFonts w:hint="eastAsia" w:asciiTheme="majorEastAsia" w:hAnsiTheme="majorEastAsia" w:eastAsiaTheme="majorEastAsia"/>
        <w:sz w:val="21"/>
        <w:szCs w:val="21"/>
        <w:lang w:val="en-US" w:eastAsia="zh-CN"/>
      </w:rPr>
      <w:t>7</w:t>
    </w:r>
    <w:r>
      <w:rPr>
        <w:rFonts w:hint="eastAsia" w:asciiTheme="majorEastAsia" w:hAnsiTheme="majorEastAsia" w:eastAsiaTheme="majorEastAsia"/>
        <w:sz w:val="21"/>
        <w:szCs w:val="21"/>
      </w:rPr>
      <w:t>章</w:t>
    </w:r>
    <w:r>
      <w:rPr>
        <w:rFonts w:hint="eastAsia" w:asciiTheme="majorEastAsia" w:hAnsiTheme="majorEastAsia" w:eastAsiaTheme="majorEastAsia"/>
        <w:sz w:val="21"/>
        <w:szCs w:val="21"/>
        <w:lang w:val="en-US" w:eastAsia="zh-CN"/>
      </w:rPr>
      <w:t xml:space="preserve"> 课程总结及课堂建议</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left"/>
      <w:rPr>
        <w:rFonts w:hint="default" w:ascii="楷体_GB2312" w:eastAsiaTheme="majorEastAsia"/>
        <w:sz w:val="21"/>
        <w:szCs w:val="21"/>
        <w:lang w:val="en-US" w:eastAsia="zh-CN"/>
      </w:rPr>
    </w:pPr>
    <w:r>
      <w:rPr>
        <w:rFonts w:hint="eastAsia" w:asciiTheme="majorEastAsia" w:hAnsiTheme="majorEastAsia" w:eastAsiaTheme="majorEastAsia"/>
        <w:sz w:val="21"/>
        <w:szCs w:val="21"/>
        <w:lang w:val="en-US" w:eastAsia="zh-CN"/>
      </w:rPr>
      <w:t>机器翻译大作业</w:t>
    </w:r>
    <w:r>
      <w:rPr>
        <w:rFonts w:hint="eastAsia" w:asciiTheme="majorEastAsia" w:hAnsiTheme="majorEastAsia" w:eastAsiaTheme="majorEastAsia"/>
        <w:sz w:val="21"/>
        <w:szCs w:val="21"/>
        <w:lang w:val="en-US" w:eastAsia="zh-CN"/>
      </w:rPr>
      <w:tab/>
    </w:r>
    <w:r>
      <w:rPr>
        <w:rFonts w:hint="eastAsia" w:ascii="楷体_GB2312" w:eastAsia="楷体_GB2312"/>
        <w:sz w:val="21"/>
        <w:szCs w:val="21"/>
      </w:rPr>
      <w:t xml:space="preserve">                   </w:t>
    </w:r>
    <w:r>
      <w:rPr>
        <w:rFonts w:hint="eastAsia" w:asciiTheme="majorEastAsia" w:hAnsiTheme="majorEastAsia" w:eastAsiaTheme="majorEastAsia"/>
        <w:sz w:val="21"/>
        <w:szCs w:val="21"/>
      </w:rPr>
      <w:t xml:space="preserve"> </w:t>
    </w:r>
    <w:r>
      <w:rPr>
        <w:rFonts w:asciiTheme="majorEastAsia" w:hAnsiTheme="majorEastAsia" w:eastAsiaTheme="majorEastAsia"/>
        <w:sz w:val="21"/>
        <w:szCs w:val="21"/>
      </w:rPr>
      <w:t xml:space="preserve">                   </w:t>
    </w:r>
    <w:r>
      <w:rPr>
        <w:rFonts w:hint="eastAsia" w:asciiTheme="majorEastAsia" w:hAnsiTheme="majorEastAsia" w:eastAsiaTheme="majorEastAsia"/>
        <w:sz w:val="21"/>
        <w:szCs w:val="21"/>
        <w:lang w:val="en-US" w:eastAsia="zh-CN"/>
      </w:rPr>
      <w:t xml:space="preserve">                          附录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3260F8"/>
    <w:multiLevelType w:val="singleLevel"/>
    <w:tmpl w:val="973260F8"/>
    <w:lvl w:ilvl="0" w:tentative="0">
      <w:start w:val="2"/>
      <w:numFmt w:val="decimal"/>
      <w:lvlText w:val="%1."/>
      <w:lvlJc w:val="left"/>
      <w:pPr>
        <w:tabs>
          <w:tab w:val="left" w:pos="312"/>
        </w:tabs>
      </w:pPr>
    </w:lvl>
  </w:abstractNum>
  <w:abstractNum w:abstractNumId="1">
    <w:nsid w:val="BCAFFDFC"/>
    <w:multiLevelType w:val="singleLevel"/>
    <w:tmpl w:val="BCAFFDFC"/>
    <w:lvl w:ilvl="0" w:tentative="0">
      <w:start w:val="1"/>
      <w:numFmt w:val="decimal"/>
      <w:lvlText w:val="%1."/>
      <w:lvlJc w:val="left"/>
      <w:pPr>
        <w:tabs>
          <w:tab w:val="left" w:pos="312"/>
        </w:tabs>
      </w:p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Windows 用户">
    <w15:presenceInfo w15:providerId="None" w15:userId="Windows 用户"/>
  </w15:person>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0"/>
  <w:bordersDoNotSurroundFooter w:val="0"/>
  <w:revisionView w:markup="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BEF"/>
    <w:rsid w:val="00004BBB"/>
    <w:rsid w:val="00010BAB"/>
    <w:rsid w:val="00012C29"/>
    <w:rsid w:val="000505F6"/>
    <w:rsid w:val="00085837"/>
    <w:rsid w:val="00094C9B"/>
    <w:rsid w:val="00103A52"/>
    <w:rsid w:val="00196708"/>
    <w:rsid w:val="001A2828"/>
    <w:rsid w:val="001B2184"/>
    <w:rsid w:val="001B36BE"/>
    <w:rsid w:val="00230C0B"/>
    <w:rsid w:val="00254054"/>
    <w:rsid w:val="002668A0"/>
    <w:rsid w:val="00282362"/>
    <w:rsid w:val="00283F73"/>
    <w:rsid w:val="002B3E20"/>
    <w:rsid w:val="002E0CB1"/>
    <w:rsid w:val="00307B02"/>
    <w:rsid w:val="003333EF"/>
    <w:rsid w:val="0036094A"/>
    <w:rsid w:val="00391E80"/>
    <w:rsid w:val="003B53A6"/>
    <w:rsid w:val="003D48BC"/>
    <w:rsid w:val="0043676E"/>
    <w:rsid w:val="00441EE7"/>
    <w:rsid w:val="004E1F00"/>
    <w:rsid w:val="004F5134"/>
    <w:rsid w:val="00514E2F"/>
    <w:rsid w:val="00593093"/>
    <w:rsid w:val="005A5916"/>
    <w:rsid w:val="005F353F"/>
    <w:rsid w:val="006000EF"/>
    <w:rsid w:val="00647526"/>
    <w:rsid w:val="006865F0"/>
    <w:rsid w:val="00686FF9"/>
    <w:rsid w:val="00691BE0"/>
    <w:rsid w:val="006E79FB"/>
    <w:rsid w:val="00775ED9"/>
    <w:rsid w:val="007A5645"/>
    <w:rsid w:val="007B7899"/>
    <w:rsid w:val="007E252A"/>
    <w:rsid w:val="007F2F5F"/>
    <w:rsid w:val="00803424"/>
    <w:rsid w:val="00822EAF"/>
    <w:rsid w:val="008262E9"/>
    <w:rsid w:val="0083261F"/>
    <w:rsid w:val="008500DF"/>
    <w:rsid w:val="00880776"/>
    <w:rsid w:val="00880C6F"/>
    <w:rsid w:val="00890EB1"/>
    <w:rsid w:val="008D06D4"/>
    <w:rsid w:val="00910970"/>
    <w:rsid w:val="009228B1"/>
    <w:rsid w:val="00941DBD"/>
    <w:rsid w:val="00953E33"/>
    <w:rsid w:val="00965E8F"/>
    <w:rsid w:val="009810A1"/>
    <w:rsid w:val="009B3476"/>
    <w:rsid w:val="009B76F7"/>
    <w:rsid w:val="00A83D1C"/>
    <w:rsid w:val="00A963C6"/>
    <w:rsid w:val="00AF79A5"/>
    <w:rsid w:val="00B23F36"/>
    <w:rsid w:val="00B4343B"/>
    <w:rsid w:val="00B60F9C"/>
    <w:rsid w:val="00B61E3D"/>
    <w:rsid w:val="00B74248"/>
    <w:rsid w:val="00B82376"/>
    <w:rsid w:val="00B8407B"/>
    <w:rsid w:val="00BA6BEF"/>
    <w:rsid w:val="00BB29EA"/>
    <w:rsid w:val="00BB7979"/>
    <w:rsid w:val="00BC53D1"/>
    <w:rsid w:val="00BE5923"/>
    <w:rsid w:val="00C01191"/>
    <w:rsid w:val="00C11608"/>
    <w:rsid w:val="00C165F3"/>
    <w:rsid w:val="00C26F82"/>
    <w:rsid w:val="00C5240C"/>
    <w:rsid w:val="00C63B17"/>
    <w:rsid w:val="00C64BFB"/>
    <w:rsid w:val="00CB6020"/>
    <w:rsid w:val="00CB7F69"/>
    <w:rsid w:val="00CE4739"/>
    <w:rsid w:val="00D27EEE"/>
    <w:rsid w:val="00DA2DB9"/>
    <w:rsid w:val="00DE2905"/>
    <w:rsid w:val="00DE6CEC"/>
    <w:rsid w:val="00E4013D"/>
    <w:rsid w:val="00E54EAE"/>
    <w:rsid w:val="00ED18B2"/>
    <w:rsid w:val="00EE09B2"/>
    <w:rsid w:val="00F0681A"/>
    <w:rsid w:val="00F24A23"/>
    <w:rsid w:val="00F9507E"/>
    <w:rsid w:val="00FA58ED"/>
    <w:rsid w:val="00FC50B9"/>
    <w:rsid w:val="00FC652C"/>
    <w:rsid w:val="012373FD"/>
    <w:rsid w:val="015245CE"/>
    <w:rsid w:val="015F2278"/>
    <w:rsid w:val="016B02AD"/>
    <w:rsid w:val="016B5A97"/>
    <w:rsid w:val="019F4D02"/>
    <w:rsid w:val="01AF2244"/>
    <w:rsid w:val="01CA2729"/>
    <w:rsid w:val="0202783B"/>
    <w:rsid w:val="02061C8F"/>
    <w:rsid w:val="02065DC1"/>
    <w:rsid w:val="02DD3FBA"/>
    <w:rsid w:val="02DF30B0"/>
    <w:rsid w:val="02FE780D"/>
    <w:rsid w:val="045A2B8E"/>
    <w:rsid w:val="0467781D"/>
    <w:rsid w:val="048260E6"/>
    <w:rsid w:val="04924842"/>
    <w:rsid w:val="04B760DC"/>
    <w:rsid w:val="04C7332D"/>
    <w:rsid w:val="04CF20D1"/>
    <w:rsid w:val="04D15D95"/>
    <w:rsid w:val="04D4023F"/>
    <w:rsid w:val="04D65D26"/>
    <w:rsid w:val="04EC61E5"/>
    <w:rsid w:val="04F15D84"/>
    <w:rsid w:val="04F76491"/>
    <w:rsid w:val="0507216C"/>
    <w:rsid w:val="050D2E31"/>
    <w:rsid w:val="050F1F6D"/>
    <w:rsid w:val="0536266E"/>
    <w:rsid w:val="053B7F6C"/>
    <w:rsid w:val="054E79CA"/>
    <w:rsid w:val="05637FE4"/>
    <w:rsid w:val="05CE1E82"/>
    <w:rsid w:val="05DF4356"/>
    <w:rsid w:val="05E506D5"/>
    <w:rsid w:val="05EB68C3"/>
    <w:rsid w:val="06062C20"/>
    <w:rsid w:val="066203FB"/>
    <w:rsid w:val="0699191B"/>
    <w:rsid w:val="06E61FFD"/>
    <w:rsid w:val="06EC5C38"/>
    <w:rsid w:val="070F6614"/>
    <w:rsid w:val="073814AA"/>
    <w:rsid w:val="076B497B"/>
    <w:rsid w:val="076E6928"/>
    <w:rsid w:val="07E935F7"/>
    <w:rsid w:val="081C5B63"/>
    <w:rsid w:val="0821543D"/>
    <w:rsid w:val="08B8215C"/>
    <w:rsid w:val="08C9616A"/>
    <w:rsid w:val="08D5377F"/>
    <w:rsid w:val="09A75775"/>
    <w:rsid w:val="09E74CD7"/>
    <w:rsid w:val="0A3A72C4"/>
    <w:rsid w:val="0ACD7E09"/>
    <w:rsid w:val="0AD34C43"/>
    <w:rsid w:val="0B845F7E"/>
    <w:rsid w:val="0BA53FE5"/>
    <w:rsid w:val="0BFA7702"/>
    <w:rsid w:val="0BFD4C8C"/>
    <w:rsid w:val="0C0716B3"/>
    <w:rsid w:val="0C483B4C"/>
    <w:rsid w:val="0CAB2922"/>
    <w:rsid w:val="0CE1204F"/>
    <w:rsid w:val="0D051161"/>
    <w:rsid w:val="0D0C5DA0"/>
    <w:rsid w:val="0D0E354E"/>
    <w:rsid w:val="0D124703"/>
    <w:rsid w:val="0D214BE7"/>
    <w:rsid w:val="0D62220E"/>
    <w:rsid w:val="0D706340"/>
    <w:rsid w:val="0DBD5B44"/>
    <w:rsid w:val="0E1937CD"/>
    <w:rsid w:val="0E2856D9"/>
    <w:rsid w:val="0E5C00B4"/>
    <w:rsid w:val="0E662F14"/>
    <w:rsid w:val="0E8775EF"/>
    <w:rsid w:val="0E9E6FDA"/>
    <w:rsid w:val="0EF31002"/>
    <w:rsid w:val="0F1342C5"/>
    <w:rsid w:val="0F232F48"/>
    <w:rsid w:val="0F427BCC"/>
    <w:rsid w:val="0F700076"/>
    <w:rsid w:val="0FBD5DFF"/>
    <w:rsid w:val="0FBF2A94"/>
    <w:rsid w:val="0FC04B7D"/>
    <w:rsid w:val="102301BD"/>
    <w:rsid w:val="106B65BA"/>
    <w:rsid w:val="10A42F0E"/>
    <w:rsid w:val="10C3412E"/>
    <w:rsid w:val="10CF5CD5"/>
    <w:rsid w:val="10FE6745"/>
    <w:rsid w:val="11072843"/>
    <w:rsid w:val="11236C33"/>
    <w:rsid w:val="1142049E"/>
    <w:rsid w:val="120E1D94"/>
    <w:rsid w:val="122945FB"/>
    <w:rsid w:val="12525D74"/>
    <w:rsid w:val="12543C12"/>
    <w:rsid w:val="12692AE9"/>
    <w:rsid w:val="12D56E96"/>
    <w:rsid w:val="12E156BE"/>
    <w:rsid w:val="132A6490"/>
    <w:rsid w:val="133049DF"/>
    <w:rsid w:val="13454760"/>
    <w:rsid w:val="13824510"/>
    <w:rsid w:val="138936BE"/>
    <w:rsid w:val="13956CC6"/>
    <w:rsid w:val="139E0381"/>
    <w:rsid w:val="13C75F0B"/>
    <w:rsid w:val="13DE5585"/>
    <w:rsid w:val="13F57BF6"/>
    <w:rsid w:val="14704F1A"/>
    <w:rsid w:val="147279B6"/>
    <w:rsid w:val="14A2550E"/>
    <w:rsid w:val="14A25E96"/>
    <w:rsid w:val="14D3652B"/>
    <w:rsid w:val="14D4044C"/>
    <w:rsid w:val="14EE6035"/>
    <w:rsid w:val="14F24477"/>
    <w:rsid w:val="152138E6"/>
    <w:rsid w:val="152E2B5F"/>
    <w:rsid w:val="15365E3C"/>
    <w:rsid w:val="15602EB9"/>
    <w:rsid w:val="1585505A"/>
    <w:rsid w:val="15B31F28"/>
    <w:rsid w:val="15C21CE7"/>
    <w:rsid w:val="15DC398E"/>
    <w:rsid w:val="16014E29"/>
    <w:rsid w:val="16145F24"/>
    <w:rsid w:val="16687256"/>
    <w:rsid w:val="16A72114"/>
    <w:rsid w:val="16C76EB2"/>
    <w:rsid w:val="16D13D7A"/>
    <w:rsid w:val="16E96457"/>
    <w:rsid w:val="17263B38"/>
    <w:rsid w:val="173B6EF4"/>
    <w:rsid w:val="17940944"/>
    <w:rsid w:val="17941DCD"/>
    <w:rsid w:val="17D60E66"/>
    <w:rsid w:val="17DE201F"/>
    <w:rsid w:val="184B035F"/>
    <w:rsid w:val="189A67BD"/>
    <w:rsid w:val="19542630"/>
    <w:rsid w:val="19760704"/>
    <w:rsid w:val="19DC2759"/>
    <w:rsid w:val="1A3D2F36"/>
    <w:rsid w:val="1A4F1B5E"/>
    <w:rsid w:val="1A615857"/>
    <w:rsid w:val="1A723812"/>
    <w:rsid w:val="1A971DB6"/>
    <w:rsid w:val="1ADE4D8E"/>
    <w:rsid w:val="1AE55103"/>
    <w:rsid w:val="1B0C6AB6"/>
    <w:rsid w:val="1B35264D"/>
    <w:rsid w:val="1B63096A"/>
    <w:rsid w:val="1B7B3993"/>
    <w:rsid w:val="1B903597"/>
    <w:rsid w:val="1B94733B"/>
    <w:rsid w:val="1BAD414E"/>
    <w:rsid w:val="1BCD2A5C"/>
    <w:rsid w:val="1BE65D5A"/>
    <w:rsid w:val="1BED6DF4"/>
    <w:rsid w:val="1BFE749D"/>
    <w:rsid w:val="1C813E53"/>
    <w:rsid w:val="1C841F23"/>
    <w:rsid w:val="1CA43568"/>
    <w:rsid w:val="1CAB4320"/>
    <w:rsid w:val="1CE779C9"/>
    <w:rsid w:val="1D31797D"/>
    <w:rsid w:val="1DA34162"/>
    <w:rsid w:val="1E0757FA"/>
    <w:rsid w:val="1E354B7A"/>
    <w:rsid w:val="1E566B9F"/>
    <w:rsid w:val="1E696502"/>
    <w:rsid w:val="1ED30A1B"/>
    <w:rsid w:val="1F0323FF"/>
    <w:rsid w:val="1F0D0F03"/>
    <w:rsid w:val="1F504409"/>
    <w:rsid w:val="1F5C1480"/>
    <w:rsid w:val="1F5F42AC"/>
    <w:rsid w:val="1F6D6121"/>
    <w:rsid w:val="1F9B61A5"/>
    <w:rsid w:val="1FAE5612"/>
    <w:rsid w:val="1FC43E62"/>
    <w:rsid w:val="1FED6F4B"/>
    <w:rsid w:val="20701C13"/>
    <w:rsid w:val="208A0E2A"/>
    <w:rsid w:val="209054D3"/>
    <w:rsid w:val="20A42458"/>
    <w:rsid w:val="20BF2170"/>
    <w:rsid w:val="21646B2B"/>
    <w:rsid w:val="21823570"/>
    <w:rsid w:val="218D01D4"/>
    <w:rsid w:val="21A16146"/>
    <w:rsid w:val="21BC2C9E"/>
    <w:rsid w:val="21C35C5D"/>
    <w:rsid w:val="21EB5EB0"/>
    <w:rsid w:val="22865A58"/>
    <w:rsid w:val="229278BD"/>
    <w:rsid w:val="22BC7D0A"/>
    <w:rsid w:val="22BE34CA"/>
    <w:rsid w:val="22C433D4"/>
    <w:rsid w:val="22F12EAE"/>
    <w:rsid w:val="234B55B4"/>
    <w:rsid w:val="235713B0"/>
    <w:rsid w:val="237605E2"/>
    <w:rsid w:val="237B16A0"/>
    <w:rsid w:val="238D1115"/>
    <w:rsid w:val="249060C4"/>
    <w:rsid w:val="24940D30"/>
    <w:rsid w:val="24B77DFD"/>
    <w:rsid w:val="24BD3108"/>
    <w:rsid w:val="251144C8"/>
    <w:rsid w:val="2567157C"/>
    <w:rsid w:val="26667D27"/>
    <w:rsid w:val="269A666F"/>
    <w:rsid w:val="26A016EE"/>
    <w:rsid w:val="272240E2"/>
    <w:rsid w:val="27380CC5"/>
    <w:rsid w:val="275D1739"/>
    <w:rsid w:val="275D7384"/>
    <w:rsid w:val="27711BA0"/>
    <w:rsid w:val="27911D8F"/>
    <w:rsid w:val="27D70120"/>
    <w:rsid w:val="288A6673"/>
    <w:rsid w:val="28A810E8"/>
    <w:rsid w:val="28CC2894"/>
    <w:rsid w:val="28D12D4D"/>
    <w:rsid w:val="28D91A2F"/>
    <w:rsid w:val="29245FBD"/>
    <w:rsid w:val="293B7DC8"/>
    <w:rsid w:val="29525A2A"/>
    <w:rsid w:val="29A95AD5"/>
    <w:rsid w:val="29CE60F1"/>
    <w:rsid w:val="29E13776"/>
    <w:rsid w:val="2A14186D"/>
    <w:rsid w:val="2A187690"/>
    <w:rsid w:val="2A290C8A"/>
    <w:rsid w:val="2A5C3A3B"/>
    <w:rsid w:val="2AA05250"/>
    <w:rsid w:val="2AD36D54"/>
    <w:rsid w:val="2AEA6FDF"/>
    <w:rsid w:val="2B2D6507"/>
    <w:rsid w:val="2B880639"/>
    <w:rsid w:val="2B9B08E6"/>
    <w:rsid w:val="2BBE7C35"/>
    <w:rsid w:val="2C261746"/>
    <w:rsid w:val="2C4E00DA"/>
    <w:rsid w:val="2C746ADA"/>
    <w:rsid w:val="2C8D401B"/>
    <w:rsid w:val="2D0E19FA"/>
    <w:rsid w:val="2D462FC0"/>
    <w:rsid w:val="2D615468"/>
    <w:rsid w:val="2DBC6455"/>
    <w:rsid w:val="2DDD6879"/>
    <w:rsid w:val="2DFD446B"/>
    <w:rsid w:val="2E06134E"/>
    <w:rsid w:val="2E1F7F20"/>
    <w:rsid w:val="2E903B57"/>
    <w:rsid w:val="2EE93DD7"/>
    <w:rsid w:val="2EED73CB"/>
    <w:rsid w:val="2EFD0670"/>
    <w:rsid w:val="2EFE1B14"/>
    <w:rsid w:val="2F2F5990"/>
    <w:rsid w:val="2F8315CC"/>
    <w:rsid w:val="2F8F0BE3"/>
    <w:rsid w:val="2FC80E7A"/>
    <w:rsid w:val="2FD92210"/>
    <w:rsid w:val="2FEB1F80"/>
    <w:rsid w:val="302E4FDE"/>
    <w:rsid w:val="303F4AFB"/>
    <w:rsid w:val="304F7769"/>
    <w:rsid w:val="306F6772"/>
    <w:rsid w:val="30A33DF2"/>
    <w:rsid w:val="31117D1E"/>
    <w:rsid w:val="31151837"/>
    <w:rsid w:val="31400E52"/>
    <w:rsid w:val="31583C8F"/>
    <w:rsid w:val="315E2D5B"/>
    <w:rsid w:val="31A13D8E"/>
    <w:rsid w:val="31A4548A"/>
    <w:rsid w:val="31E37443"/>
    <w:rsid w:val="31F921FD"/>
    <w:rsid w:val="32392BCD"/>
    <w:rsid w:val="3253622D"/>
    <w:rsid w:val="32587143"/>
    <w:rsid w:val="32AB29C1"/>
    <w:rsid w:val="33234273"/>
    <w:rsid w:val="332C6FB3"/>
    <w:rsid w:val="332E3484"/>
    <w:rsid w:val="336B7297"/>
    <w:rsid w:val="337D3F56"/>
    <w:rsid w:val="339877F0"/>
    <w:rsid w:val="33CA06CE"/>
    <w:rsid w:val="33EA1FA7"/>
    <w:rsid w:val="33EF48FB"/>
    <w:rsid w:val="34027CDB"/>
    <w:rsid w:val="346348C4"/>
    <w:rsid w:val="34B939DB"/>
    <w:rsid w:val="34C44EC5"/>
    <w:rsid w:val="34C97478"/>
    <w:rsid w:val="35000C2A"/>
    <w:rsid w:val="351E55F0"/>
    <w:rsid w:val="3528128C"/>
    <w:rsid w:val="35947F91"/>
    <w:rsid w:val="35C06713"/>
    <w:rsid w:val="35FD31BF"/>
    <w:rsid w:val="360618FD"/>
    <w:rsid w:val="36190A57"/>
    <w:rsid w:val="361C7227"/>
    <w:rsid w:val="36366055"/>
    <w:rsid w:val="3661762B"/>
    <w:rsid w:val="366A409E"/>
    <w:rsid w:val="36DF6375"/>
    <w:rsid w:val="37315A4C"/>
    <w:rsid w:val="376F5B8E"/>
    <w:rsid w:val="3838152B"/>
    <w:rsid w:val="38663938"/>
    <w:rsid w:val="38796DEB"/>
    <w:rsid w:val="38ED79D2"/>
    <w:rsid w:val="38EF2376"/>
    <w:rsid w:val="39017567"/>
    <w:rsid w:val="394336ED"/>
    <w:rsid w:val="395651AD"/>
    <w:rsid w:val="399145DB"/>
    <w:rsid w:val="399661E5"/>
    <w:rsid w:val="39B01F06"/>
    <w:rsid w:val="39B100B8"/>
    <w:rsid w:val="39D652DA"/>
    <w:rsid w:val="3A2D3BF7"/>
    <w:rsid w:val="3A452CA9"/>
    <w:rsid w:val="3A475AB1"/>
    <w:rsid w:val="3ABB6101"/>
    <w:rsid w:val="3AC04FC0"/>
    <w:rsid w:val="3B277F14"/>
    <w:rsid w:val="3B3049E8"/>
    <w:rsid w:val="3B7357F8"/>
    <w:rsid w:val="3B9A2859"/>
    <w:rsid w:val="3BC659F0"/>
    <w:rsid w:val="3BDF0FDA"/>
    <w:rsid w:val="3C1B51F4"/>
    <w:rsid w:val="3C5E18D2"/>
    <w:rsid w:val="3CC543A9"/>
    <w:rsid w:val="3CCF1A2D"/>
    <w:rsid w:val="3CFE4637"/>
    <w:rsid w:val="3D02164E"/>
    <w:rsid w:val="3D3A79A0"/>
    <w:rsid w:val="3DA802AB"/>
    <w:rsid w:val="3DFF5AEE"/>
    <w:rsid w:val="3E0832A6"/>
    <w:rsid w:val="3E2D6DA5"/>
    <w:rsid w:val="3E350312"/>
    <w:rsid w:val="3E5C5768"/>
    <w:rsid w:val="3E735CBE"/>
    <w:rsid w:val="3E996BCC"/>
    <w:rsid w:val="3EC57EA5"/>
    <w:rsid w:val="3EF53E75"/>
    <w:rsid w:val="3F455A75"/>
    <w:rsid w:val="3FC8771F"/>
    <w:rsid w:val="3FE37B61"/>
    <w:rsid w:val="403F2911"/>
    <w:rsid w:val="404F326A"/>
    <w:rsid w:val="40526CC5"/>
    <w:rsid w:val="40902DB7"/>
    <w:rsid w:val="409305C3"/>
    <w:rsid w:val="4093452F"/>
    <w:rsid w:val="40F05F29"/>
    <w:rsid w:val="40F53958"/>
    <w:rsid w:val="40FE71A3"/>
    <w:rsid w:val="41301EB8"/>
    <w:rsid w:val="418C435B"/>
    <w:rsid w:val="422572C8"/>
    <w:rsid w:val="42266F7B"/>
    <w:rsid w:val="42293889"/>
    <w:rsid w:val="42470E0A"/>
    <w:rsid w:val="426D14A1"/>
    <w:rsid w:val="428A4E1E"/>
    <w:rsid w:val="42B00101"/>
    <w:rsid w:val="42B44C6C"/>
    <w:rsid w:val="42B7330B"/>
    <w:rsid w:val="42E67E37"/>
    <w:rsid w:val="43382BDD"/>
    <w:rsid w:val="433D52D2"/>
    <w:rsid w:val="436341F3"/>
    <w:rsid w:val="438870C1"/>
    <w:rsid w:val="43FC4278"/>
    <w:rsid w:val="440E641D"/>
    <w:rsid w:val="44302F0D"/>
    <w:rsid w:val="447571CB"/>
    <w:rsid w:val="44CF6804"/>
    <w:rsid w:val="450A4A1C"/>
    <w:rsid w:val="454448BE"/>
    <w:rsid w:val="45922C03"/>
    <w:rsid w:val="45A43581"/>
    <w:rsid w:val="4648483F"/>
    <w:rsid w:val="46782CFD"/>
    <w:rsid w:val="46876DB5"/>
    <w:rsid w:val="47067B75"/>
    <w:rsid w:val="471657AE"/>
    <w:rsid w:val="473D5367"/>
    <w:rsid w:val="47635589"/>
    <w:rsid w:val="478D6AC6"/>
    <w:rsid w:val="47A0013F"/>
    <w:rsid w:val="47A22D1E"/>
    <w:rsid w:val="47B36E3E"/>
    <w:rsid w:val="47B65C09"/>
    <w:rsid w:val="47FF74B9"/>
    <w:rsid w:val="482570FA"/>
    <w:rsid w:val="483D11FB"/>
    <w:rsid w:val="48410DC2"/>
    <w:rsid w:val="48695B6A"/>
    <w:rsid w:val="486B101F"/>
    <w:rsid w:val="48AF6951"/>
    <w:rsid w:val="490131F8"/>
    <w:rsid w:val="498E1654"/>
    <w:rsid w:val="49CC284B"/>
    <w:rsid w:val="49EF1D52"/>
    <w:rsid w:val="49FE7872"/>
    <w:rsid w:val="4A225579"/>
    <w:rsid w:val="4A3335FF"/>
    <w:rsid w:val="4A4E0232"/>
    <w:rsid w:val="4AA37F9A"/>
    <w:rsid w:val="4AB32488"/>
    <w:rsid w:val="4ACA314D"/>
    <w:rsid w:val="4AE060CC"/>
    <w:rsid w:val="4B324C9B"/>
    <w:rsid w:val="4B3E7343"/>
    <w:rsid w:val="4B4A6788"/>
    <w:rsid w:val="4B8564FC"/>
    <w:rsid w:val="4B886705"/>
    <w:rsid w:val="4BB05DDD"/>
    <w:rsid w:val="4BC72345"/>
    <w:rsid w:val="4BC76BA1"/>
    <w:rsid w:val="4C0C4E77"/>
    <w:rsid w:val="4D170862"/>
    <w:rsid w:val="4D6460AE"/>
    <w:rsid w:val="4D6975D5"/>
    <w:rsid w:val="4DEC1FEE"/>
    <w:rsid w:val="4E2234F9"/>
    <w:rsid w:val="4E3C6FED"/>
    <w:rsid w:val="4E717C78"/>
    <w:rsid w:val="4E847665"/>
    <w:rsid w:val="4EC01C61"/>
    <w:rsid w:val="4EC965E8"/>
    <w:rsid w:val="4EC9781D"/>
    <w:rsid w:val="4ECE4B8B"/>
    <w:rsid w:val="4EF27882"/>
    <w:rsid w:val="4F044316"/>
    <w:rsid w:val="4F2D785D"/>
    <w:rsid w:val="4F2F5D85"/>
    <w:rsid w:val="4F333072"/>
    <w:rsid w:val="4F716E95"/>
    <w:rsid w:val="4F8B2344"/>
    <w:rsid w:val="4F8E6578"/>
    <w:rsid w:val="4F9D7700"/>
    <w:rsid w:val="4FBA169D"/>
    <w:rsid w:val="4FC363C3"/>
    <w:rsid w:val="4FC8202C"/>
    <w:rsid w:val="501129FD"/>
    <w:rsid w:val="501951C8"/>
    <w:rsid w:val="50861A9A"/>
    <w:rsid w:val="508F3B07"/>
    <w:rsid w:val="50A1163D"/>
    <w:rsid w:val="5108286C"/>
    <w:rsid w:val="511245DB"/>
    <w:rsid w:val="513835FC"/>
    <w:rsid w:val="515006F6"/>
    <w:rsid w:val="518A5D0D"/>
    <w:rsid w:val="51AE58EB"/>
    <w:rsid w:val="51B600B1"/>
    <w:rsid w:val="51F17648"/>
    <w:rsid w:val="520B13E0"/>
    <w:rsid w:val="52485428"/>
    <w:rsid w:val="525B6655"/>
    <w:rsid w:val="52680CA5"/>
    <w:rsid w:val="52CA2E5F"/>
    <w:rsid w:val="53102A39"/>
    <w:rsid w:val="534D2A2A"/>
    <w:rsid w:val="535B7F3F"/>
    <w:rsid w:val="53733DFD"/>
    <w:rsid w:val="53743C2D"/>
    <w:rsid w:val="53A63C00"/>
    <w:rsid w:val="53C25DEA"/>
    <w:rsid w:val="53DD42D6"/>
    <w:rsid w:val="544257C1"/>
    <w:rsid w:val="545201CF"/>
    <w:rsid w:val="546B25C4"/>
    <w:rsid w:val="54997A66"/>
    <w:rsid w:val="54C33071"/>
    <w:rsid w:val="55117280"/>
    <w:rsid w:val="552333D0"/>
    <w:rsid w:val="552A42B2"/>
    <w:rsid w:val="5577769B"/>
    <w:rsid w:val="558C4F47"/>
    <w:rsid w:val="55EC5174"/>
    <w:rsid w:val="56222D9F"/>
    <w:rsid w:val="56264133"/>
    <w:rsid w:val="562922BB"/>
    <w:rsid w:val="56322286"/>
    <w:rsid w:val="56423A62"/>
    <w:rsid w:val="568672BC"/>
    <w:rsid w:val="56AA2414"/>
    <w:rsid w:val="56D20930"/>
    <w:rsid w:val="56D544B6"/>
    <w:rsid w:val="56D60504"/>
    <w:rsid w:val="571C24CC"/>
    <w:rsid w:val="576F3D6C"/>
    <w:rsid w:val="57786F99"/>
    <w:rsid w:val="57B12FC5"/>
    <w:rsid w:val="57B1357E"/>
    <w:rsid w:val="57B40443"/>
    <w:rsid w:val="57BA4AA6"/>
    <w:rsid w:val="57DE0B86"/>
    <w:rsid w:val="580219B1"/>
    <w:rsid w:val="580F2814"/>
    <w:rsid w:val="582D42A3"/>
    <w:rsid w:val="58584CF7"/>
    <w:rsid w:val="58953F91"/>
    <w:rsid w:val="58B22BAD"/>
    <w:rsid w:val="594656A4"/>
    <w:rsid w:val="59CD543B"/>
    <w:rsid w:val="5A42789F"/>
    <w:rsid w:val="5A8D3E45"/>
    <w:rsid w:val="5AF009E0"/>
    <w:rsid w:val="5AF539E0"/>
    <w:rsid w:val="5B1908A9"/>
    <w:rsid w:val="5B571213"/>
    <w:rsid w:val="5B597F50"/>
    <w:rsid w:val="5BBF3F96"/>
    <w:rsid w:val="5BF22E5C"/>
    <w:rsid w:val="5BFA2A23"/>
    <w:rsid w:val="5C3117B5"/>
    <w:rsid w:val="5C5E7595"/>
    <w:rsid w:val="5C626114"/>
    <w:rsid w:val="5C9D318B"/>
    <w:rsid w:val="5CBA7598"/>
    <w:rsid w:val="5CC15D69"/>
    <w:rsid w:val="5CD47985"/>
    <w:rsid w:val="5D2338DB"/>
    <w:rsid w:val="5D4674C3"/>
    <w:rsid w:val="5D827D25"/>
    <w:rsid w:val="5DC53CFB"/>
    <w:rsid w:val="5DCC6BA5"/>
    <w:rsid w:val="5DF25C08"/>
    <w:rsid w:val="5DFA2D09"/>
    <w:rsid w:val="5E047C91"/>
    <w:rsid w:val="5EC96DC0"/>
    <w:rsid w:val="5F07548D"/>
    <w:rsid w:val="5F277D71"/>
    <w:rsid w:val="5F8439AF"/>
    <w:rsid w:val="5FB62511"/>
    <w:rsid w:val="600F32FF"/>
    <w:rsid w:val="604F33A5"/>
    <w:rsid w:val="60606F6B"/>
    <w:rsid w:val="60632B30"/>
    <w:rsid w:val="60AE36F7"/>
    <w:rsid w:val="60BF5B8C"/>
    <w:rsid w:val="60D90C83"/>
    <w:rsid w:val="612100E1"/>
    <w:rsid w:val="61323CD5"/>
    <w:rsid w:val="619565B0"/>
    <w:rsid w:val="61C76979"/>
    <w:rsid w:val="61D07F68"/>
    <w:rsid w:val="62177A55"/>
    <w:rsid w:val="62C807A4"/>
    <w:rsid w:val="62E20490"/>
    <w:rsid w:val="62E776EA"/>
    <w:rsid w:val="6325149D"/>
    <w:rsid w:val="638F37E1"/>
    <w:rsid w:val="639A1BEA"/>
    <w:rsid w:val="63B03539"/>
    <w:rsid w:val="63D2529D"/>
    <w:rsid w:val="64902256"/>
    <w:rsid w:val="64BD1CF4"/>
    <w:rsid w:val="64C33D4A"/>
    <w:rsid w:val="64EB29B4"/>
    <w:rsid w:val="64FC0F37"/>
    <w:rsid w:val="650B4BA8"/>
    <w:rsid w:val="652B2516"/>
    <w:rsid w:val="65396E26"/>
    <w:rsid w:val="65544F9C"/>
    <w:rsid w:val="655A7C46"/>
    <w:rsid w:val="655B7510"/>
    <w:rsid w:val="657C228B"/>
    <w:rsid w:val="65875CE2"/>
    <w:rsid w:val="663B184B"/>
    <w:rsid w:val="666A6405"/>
    <w:rsid w:val="6676570F"/>
    <w:rsid w:val="667E18F5"/>
    <w:rsid w:val="668E104C"/>
    <w:rsid w:val="668F20A7"/>
    <w:rsid w:val="66B47D93"/>
    <w:rsid w:val="66D62097"/>
    <w:rsid w:val="66FE2B79"/>
    <w:rsid w:val="67233D17"/>
    <w:rsid w:val="67C948F7"/>
    <w:rsid w:val="68084E09"/>
    <w:rsid w:val="680A38D5"/>
    <w:rsid w:val="682C1746"/>
    <w:rsid w:val="68557B42"/>
    <w:rsid w:val="68606B5A"/>
    <w:rsid w:val="69334A7E"/>
    <w:rsid w:val="69693450"/>
    <w:rsid w:val="69B93BD5"/>
    <w:rsid w:val="69E37190"/>
    <w:rsid w:val="69F44976"/>
    <w:rsid w:val="6A097804"/>
    <w:rsid w:val="6A137917"/>
    <w:rsid w:val="6A46032D"/>
    <w:rsid w:val="6A8769CD"/>
    <w:rsid w:val="6ABF79DB"/>
    <w:rsid w:val="6AFB0CF4"/>
    <w:rsid w:val="6B2426EE"/>
    <w:rsid w:val="6B272210"/>
    <w:rsid w:val="6B5235F8"/>
    <w:rsid w:val="6B9F1DBD"/>
    <w:rsid w:val="6BB944FD"/>
    <w:rsid w:val="6BEE4708"/>
    <w:rsid w:val="6BFC4A2A"/>
    <w:rsid w:val="6C097DDB"/>
    <w:rsid w:val="6C0C37E7"/>
    <w:rsid w:val="6C6C51C0"/>
    <w:rsid w:val="6C927C74"/>
    <w:rsid w:val="6CA67866"/>
    <w:rsid w:val="6CAB091B"/>
    <w:rsid w:val="6CAF252A"/>
    <w:rsid w:val="6CD5394E"/>
    <w:rsid w:val="6CE874DA"/>
    <w:rsid w:val="6CEE78A5"/>
    <w:rsid w:val="6D0E7402"/>
    <w:rsid w:val="6D590D08"/>
    <w:rsid w:val="6D756837"/>
    <w:rsid w:val="6D7F258B"/>
    <w:rsid w:val="6D964B42"/>
    <w:rsid w:val="6DA032A7"/>
    <w:rsid w:val="6DBB08D8"/>
    <w:rsid w:val="6DE60264"/>
    <w:rsid w:val="6DEB5DC8"/>
    <w:rsid w:val="6DF042C3"/>
    <w:rsid w:val="6E0019FF"/>
    <w:rsid w:val="6E270638"/>
    <w:rsid w:val="6E483D48"/>
    <w:rsid w:val="6E661426"/>
    <w:rsid w:val="6E7F5CDD"/>
    <w:rsid w:val="6E9251B1"/>
    <w:rsid w:val="6E9D222D"/>
    <w:rsid w:val="6EC21C5F"/>
    <w:rsid w:val="6F1A3840"/>
    <w:rsid w:val="6F390CE5"/>
    <w:rsid w:val="6F6B09C3"/>
    <w:rsid w:val="6FA33BA0"/>
    <w:rsid w:val="6FAB7916"/>
    <w:rsid w:val="6FEF62E9"/>
    <w:rsid w:val="70956064"/>
    <w:rsid w:val="70B229E7"/>
    <w:rsid w:val="7104639A"/>
    <w:rsid w:val="7192302E"/>
    <w:rsid w:val="719B7193"/>
    <w:rsid w:val="71E71848"/>
    <w:rsid w:val="724805FA"/>
    <w:rsid w:val="72675CA3"/>
    <w:rsid w:val="72AB6C7B"/>
    <w:rsid w:val="72E01556"/>
    <w:rsid w:val="730257BE"/>
    <w:rsid w:val="731E62D7"/>
    <w:rsid w:val="73422F74"/>
    <w:rsid w:val="73697DC2"/>
    <w:rsid w:val="746A2F8C"/>
    <w:rsid w:val="748C09A9"/>
    <w:rsid w:val="74A11299"/>
    <w:rsid w:val="74A47EEE"/>
    <w:rsid w:val="74E96EA6"/>
    <w:rsid w:val="75287C8A"/>
    <w:rsid w:val="753032E5"/>
    <w:rsid w:val="75516EE9"/>
    <w:rsid w:val="757F3B06"/>
    <w:rsid w:val="758663F4"/>
    <w:rsid w:val="75866754"/>
    <w:rsid w:val="75D20661"/>
    <w:rsid w:val="75D76D05"/>
    <w:rsid w:val="75D950C5"/>
    <w:rsid w:val="75EE7C2C"/>
    <w:rsid w:val="760B02B7"/>
    <w:rsid w:val="76474FB4"/>
    <w:rsid w:val="76783144"/>
    <w:rsid w:val="76A45411"/>
    <w:rsid w:val="76BA09F9"/>
    <w:rsid w:val="76E96C32"/>
    <w:rsid w:val="771B1301"/>
    <w:rsid w:val="773C5691"/>
    <w:rsid w:val="77470370"/>
    <w:rsid w:val="77A53E10"/>
    <w:rsid w:val="77B06151"/>
    <w:rsid w:val="77D0637D"/>
    <w:rsid w:val="7854734D"/>
    <w:rsid w:val="78994291"/>
    <w:rsid w:val="78DF4A49"/>
    <w:rsid w:val="793D710D"/>
    <w:rsid w:val="79637B15"/>
    <w:rsid w:val="799541A1"/>
    <w:rsid w:val="79E944E4"/>
    <w:rsid w:val="7A4748F7"/>
    <w:rsid w:val="7A495CE3"/>
    <w:rsid w:val="7A932339"/>
    <w:rsid w:val="7A961C84"/>
    <w:rsid w:val="7ABF0D17"/>
    <w:rsid w:val="7B0E14B3"/>
    <w:rsid w:val="7B5C5C3F"/>
    <w:rsid w:val="7B822CF4"/>
    <w:rsid w:val="7BED5591"/>
    <w:rsid w:val="7C58606F"/>
    <w:rsid w:val="7C64457B"/>
    <w:rsid w:val="7CF13217"/>
    <w:rsid w:val="7D2D5565"/>
    <w:rsid w:val="7D2E1DAC"/>
    <w:rsid w:val="7DB837DF"/>
    <w:rsid w:val="7DD2522C"/>
    <w:rsid w:val="7DF613FD"/>
    <w:rsid w:val="7E2E0B1D"/>
    <w:rsid w:val="7E5D32CA"/>
    <w:rsid w:val="7E904000"/>
    <w:rsid w:val="7E9318A1"/>
    <w:rsid w:val="7EEA6744"/>
    <w:rsid w:val="7EEE3DD9"/>
    <w:rsid w:val="7EF064FD"/>
    <w:rsid w:val="7F375A49"/>
    <w:rsid w:val="7F5E639E"/>
    <w:rsid w:val="7F916628"/>
    <w:rsid w:val="7FAC47ED"/>
    <w:rsid w:val="7FF66D4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9"/>
    <w:qFormat/>
    <w:uiPriority w:val="0"/>
    <w:pPr>
      <w:keepNext/>
      <w:keepLines/>
      <w:spacing w:before="80" w:beforeLines="80" w:after="50" w:afterLines="50" w:line="576" w:lineRule="auto"/>
      <w:outlineLvl w:val="0"/>
      <w:pPrChange w:id="0" w:author="Windows 用户" w:date="2020-05-22T23:57:00Z">
        <w:pPr>
          <w:keepNext/>
          <w:keepLines/>
          <w:widowControl w:val="0"/>
          <w:spacing w:before="340" w:after="330" w:line="576" w:lineRule="auto"/>
          <w:jc w:val="both"/>
          <w:outlineLvl w:val="0"/>
        </w:pPr>
      </w:pPrChange>
    </w:pPr>
    <w:rPr>
      <w:rFonts w:ascii="Times New Roman" w:hAnsi="Times New Roman" w:eastAsia="黑体" w:cstheme="minorBidi"/>
      <w:kern w:val="44"/>
      <w:sz w:val="36"/>
      <w:rPrChange w:id="1" w:author="Windows 用户" w:date="2020-05-22T23:57:00Z">
        <w:rPr>
          <w:rFonts w:ascii="黑体" w:hAnsi="黑体" w:eastAsia="黑体" w:cstheme="minorBidi"/>
          <w:kern w:val="44"/>
          <w:sz w:val="36"/>
          <w:szCs w:val="24"/>
          <w:lang w:val="en-US" w:eastAsia="zh-CN" w:bidi="ar-SA"/>
        </w:rPr>
      </w:rPrChange>
    </w:rPr>
  </w:style>
  <w:style w:type="paragraph" w:styleId="3">
    <w:name w:val="heading 2"/>
    <w:basedOn w:val="1"/>
    <w:next w:val="1"/>
    <w:unhideWhenUsed/>
    <w:qFormat/>
    <w:uiPriority w:val="9"/>
    <w:pPr>
      <w:keepNext/>
      <w:keepLines/>
      <w:spacing w:before="50" w:beforeLines="50" w:after="50" w:afterLines="50" w:line="413" w:lineRule="auto"/>
      <w:outlineLvl w:val="1"/>
      <w:pPrChange w:id="2" w:author="Windows 用户" w:date="2020-05-22T23:58:00Z">
        <w:pPr>
          <w:keepNext/>
          <w:keepLines/>
          <w:widowControl w:val="0"/>
          <w:spacing w:before="260" w:after="260" w:line="413" w:lineRule="auto"/>
          <w:jc w:val="both"/>
          <w:outlineLvl w:val="1"/>
        </w:pPr>
      </w:pPrChange>
    </w:pPr>
    <w:rPr>
      <w:rFonts w:ascii="Times New Roman" w:hAnsi="Times New Roman" w:eastAsia="黑体"/>
      <w:sz w:val="28"/>
      <w:rPrChange w:id="3" w:author="Windows 用户" w:date="2020-05-22T23:58:00Z">
        <w:rPr>
          <w:rFonts w:ascii="黑体" w:hAnsi="黑体" w:eastAsia="黑体"/>
          <w:kern w:val="2"/>
          <w:sz w:val="28"/>
          <w:szCs w:val="24"/>
          <w:lang w:val="en-US" w:eastAsia="zh-CN" w:bidi="ar-SA"/>
        </w:rPr>
      </w:rPrChange>
    </w:rPr>
  </w:style>
  <w:style w:type="paragraph" w:styleId="4">
    <w:name w:val="heading 3"/>
    <w:basedOn w:val="1"/>
    <w:next w:val="1"/>
    <w:link w:val="30"/>
    <w:unhideWhenUsed/>
    <w:qFormat/>
    <w:uiPriority w:val="0"/>
    <w:pPr>
      <w:keepNext/>
      <w:keepLines/>
      <w:spacing w:before="260" w:after="260" w:line="413" w:lineRule="auto"/>
      <w:outlineLvl w:val="2"/>
    </w:pPr>
    <w:rPr>
      <w:rFonts w:ascii="Times New Roman" w:hAnsi="Times New Roman" w:eastAsia="黑体" w:cstheme="minorBidi"/>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Times New Roman" w:hAnsi="Times New Roman" w:eastAsia="黑体"/>
    </w:rPr>
  </w:style>
  <w:style w:type="paragraph" w:styleId="6">
    <w:name w:val="heading 5"/>
    <w:basedOn w:val="1"/>
    <w:next w:val="1"/>
    <w:semiHidden/>
    <w:unhideWhenUsed/>
    <w:qFormat/>
    <w:uiPriority w:val="9"/>
    <w:pPr>
      <w:keepNext/>
      <w:keepLines/>
      <w:spacing w:before="280" w:beforeLines="0" w:beforeAutospacing="0" w:after="290" w:afterLines="0" w:afterAutospacing="0" w:line="372" w:lineRule="auto"/>
      <w:outlineLvl w:val="4"/>
    </w:pPr>
    <w:rPr>
      <w:b/>
      <w:sz w:val="28"/>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7">
    <w:name w:val="annotation text"/>
    <w:basedOn w:val="1"/>
    <w:link w:val="26"/>
    <w:semiHidden/>
    <w:unhideWhenUsed/>
    <w:qFormat/>
    <w:uiPriority w:val="99"/>
    <w:pPr>
      <w:jc w:val="left"/>
    </w:pPr>
  </w:style>
  <w:style w:type="paragraph" w:styleId="8">
    <w:name w:val="toc 3"/>
    <w:basedOn w:val="1"/>
    <w:next w:val="1"/>
    <w:unhideWhenUsed/>
    <w:qFormat/>
    <w:uiPriority w:val="39"/>
    <w:pPr>
      <w:spacing w:line="360" w:lineRule="auto"/>
      <w:ind w:left="200" w:leftChars="200"/>
      <w:pPrChange w:id="4" w:author="Windows 用户" w:date="2020-05-22T23:21:00Z">
        <w:pPr>
          <w:widowControl w:val="0"/>
          <w:ind w:left="840" w:leftChars="400"/>
          <w:jc w:val="both"/>
        </w:pPr>
      </w:pPrChange>
    </w:pPr>
    <w:rPr>
      <w:rPrChange w:id="6" w:author="Windows 用户" w:date="2020-05-22T23:21:00Z">
        <w:rPr>
          <w:rFonts w:eastAsia="宋体"/>
          <w:kern w:val="2"/>
          <w:sz w:val="24"/>
          <w:szCs w:val="24"/>
          <w:lang w:val="en-US" w:eastAsia="zh-CN" w:bidi="ar-SA"/>
        </w:rPr>
      </w:rPrChange>
    </w:rPr>
  </w:style>
  <w:style w:type="paragraph" w:styleId="9">
    <w:name w:val="Balloon Text"/>
    <w:basedOn w:val="1"/>
    <w:link w:val="25"/>
    <w:semiHidden/>
    <w:unhideWhenUsed/>
    <w:qFormat/>
    <w:uiPriority w:val="99"/>
    <w:rPr>
      <w:sz w:val="18"/>
      <w:szCs w:val="18"/>
    </w:rPr>
  </w:style>
  <w:style w:type="paragraph" w:styleId="10">
    <w:name w:val="footer"/>
    <w:basedOn w:val="1"/>
    <w:link w:val="24"/>
    <w:unhideWhenUsed/>
    <w:qFormat/>
    <w:uiPriority w:val="99"/>
    <w:pPr>
      <w:tabs>
        <w:tab w:val="center" w:pos="4153"/>
        <w:tab w:val="right" w:pos="8306"/>
      </w:tabs>
      <w:snapToGrid w:val="0"/>
      <w:jc w:val="left"/>
    </w:pPr>
    <w:rPr>
      <w:sz w:val="18"/>
      <w:szCs w:val="18"/>
    </w:rPr>
  </w:style>
  <w:style w:type="paragraph" w:styleId="11">
    <w:name w:val="header"/>
    <w:basedOn w:val="1"/>
    <w:link w:val="23"/>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pPr>
      <w:widowControl/>
      <w:spacing w:line="360" w:lineRule="auto"/>
      <w:jc w:val="left"/>
      <w:pPrChange w:id="7" w:author="Windows 用户" w:date="2020-05-22T23:22:00Z">
        <w:pPr/>
      </w:pPrChange>
    </w:pPr>
    <w:rPr>
      <w:rFonts w:eastAsia="黑体" w:cs="黑体"/>
      <w:sz w:val="28"/>
      <w:rPrChange w:id="9" w:author="Windows 用户" w:date="2020-05-22T23:22:00Z">
        <w:rPr>
          <w:rFonts w:ascii="Calibri" w:hAnsi="Calibri" w:eastAsia="宋体" w:cs="黑体"/>
          <w:kern w:val="2"/>
          <w:sz w:val="32"/>
          <w:szCs w:val="24"/>
          <w:lang w:val="en-US" w:eastAsia="zh-CN" w:bidi="ar-SA"/>
        </w:rPr>
      </w:rPrChange>
    </w:rPr>
  </w:style>
  <w:style w:type="paragraph" w:styleId="13">
    <w:name w:val="toc 2"/>
    <w:basedOn w:val="1"/>
    <w:next w:val="1"/>
    <w:unhideWhenUsed/>
    <w:qFormat/>
    <w:uiPriority w:val="39"/>
    <w:pPr>
      <w:spacing w:line="360" w:lineRule="auto"/>
      <w:jc w:val="left"/>
      <w:pPrChange w:id="10" w:author="Windows 用户" w:date="2020-05-22T23:26:00Z">
        <w:pPr>
          <w:widowControl w:val="0"/>
          <w:spacing w:line="360" w:lineRule="auto"/>
          <w:jc w:val="center"/>
        </w:pPr>
      </w:pPrChange>
    </w:pPr>
    <w:rPr>
      <w:rPrChange w:id="12" w:author="Windows 用户" w:date="2020-05-22T23:26:00Z">
        <w:rPr>
          <w:rFonts w:eastAsia="宋体"/>
          <w:kern w:val="2"/>
          <w:sz w:val="24"/>
          <w:szCs w:val="24"/>
          <w:lang w:val="en-US" w:eastAsia="zh-CN" w:bidi="ar-SA"/>
        </w:rPr>
      </w:rPrChange>
    </w:rPr>
  </w:style>
  <w:style w:type="paragraph" w:styleId="14">
    <w:name w:val="HTML Preformatted"/>
    <w:basedOn w:val="1"/>
    <w:link w:val="3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rPr>
  </w:style>
  <w:style w:type="paragraph" w:styleId="15">
    <w:name w:val="Normal (Web)"/>
    <w:basedOn w:val="1"/>
    <w:qFormat/>
    <w:uiPriority w:val="0"/>
    <w:pPr>
      <w:spacing w:beforeAutospacing="1" w:afterAutospacing="1"/>
      <w:jc w:val="left"/>
    </w:pPr>
    <w:rPr>
      <w:rFonts w:asciiTheme="minorHAnsi" w:hAnsiTheme="minorHAnsi" w:eastAsiaTheme="minorEastAsia"/>
      <w:kern w:val="0"/>
    </w:rPr>
  </w:style>
  <w:style w:type="paragraph" w:styleId="16">
    <w:name w:val="annotation subject"/>
    <w:basedOn w:val="7"/>
    <w:next w:val="7"/>
    <w:link w:val="27"/>
    <w:semiHidden/>
    <w:unhideWhenUsed/>
    <w:qFormat/>
    <w:uiPriority w:val="99"/>
    <w:rPr>
      <w:b/>
      <w:bCs/>
    </w:r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Strong"/>
    <w:basedOn w:val="19"/>
    <w:qFormat/>
    <w:uiPriority w:val="22"/>
    <w:rPr>
      <w:b/>
    </w:rPr>
  </w:style>
  <w:style w:type="character" w:styleId="21">
    <w:name w:val="Hyperlink"/>
    <w:basedOn w:val="19"/>
    <w:unhideWhenUsed/>
    <w:qFormat/>
    <w:uiPriority w:val="99"/>
    <w:rPr>
      <w:color w:val="0000FF"/>
      <w:u w:val="single"/>
    </w:rPr>
  </w:style>
  <w:style w:type="character" w:styleId="22">
    <w:name w:val="annotation reference"/>
    <w:basedOn w:val="19"/>
    <w:semiHidden/>
    <w:unhideWhenUsed/>
    <w:qFormat/>
    <w:uiPriority w:val="99"/>
    <w:rPr>
      <w:sz w:val="21"/>
      <w:szCs w:val="21"/>
    </w:rPr>
  </w:style>
  <w:style w:type="character" w:customStyle="1" w:styleId="23">
    <w:name w:val="页眉 字符"/>
    <w:basedOn w:val="19"/>
    <w:link w:val="11"/>
    <w:qFormat/>
    <w:uiPriority w:val="99"/>
    <w:rPr>
      <w:rFonts w:ascii="Times New Roman" w:hAnsi="Times New Roman" w:eastAsia="宋体" w:cs="Times New Roman"/>
      <w:sz w:val="18"/>
      <w:szCs w:val="18"/>
    </w:rPr>
  </w:style>
  <w:style w:type="character" w:customStyle="1" w:styleId="24">
    <w:name w:val="页脚 字符"/>
    <w:basedOn w:val="19"/>
    <w:link w:val="10"/>
    <w:qFormat/>
    <w:uiPriority w:val="99"/>
    <w:rPr>
      <w:rFonts w:ascii="Times New Roman" w:hAnsi="Times New Roman" w:eastAsia="宋体" w:cs="Times New Roman"/>
      <w:sz w:val="18"/>
      <w:szCs w:val="18"/>
    </w:rPr>
  </w:style>
  <w:style w:type="character" w:customStyle="1" w:styleId="25">
    <w:name w:val="批注框文本 字符"/>
    <w:basedOn w:val="19"/>
    <w:link w:val="9"/>
    <w:semiHidden/>
    <w:qFormat/>
    <w:uiPriority w:val="99"/>
    <w:rPr>
      <w:rFonts w:ascii="Times New Roman" w:hAnsi="Times New Roman" w:eastAsia="宋体" w:cs="Times New Roman"/>
      <w:sz w:val="18"/>
      <w:szCs w:val="18"/>
    </w:rPr>
  </w:style>
  <w:style w:type="character" w:customStyle="1" w:styleId="26">
    <w:name w:val="批注文字 字符"/>
    <w:basedOn w:val="19"/>
    <w:link w:val="7"/>
    <w:semiHidden/>
    <w:qFormat/>
    <w:uiPriority w:val="99"/>
    <w:rPr>
      <w:rFonts w:ascii="Times New Roman" w:hAnsi="Times New Roman" w:eastAsia="宋体" w:cs="Times New Roman"/>
      <w:szCs w:val="24"/>
    </w:rPr>
  </w:style>
  <w:style w:type="character" w:customStyle="1" w:styleId="27">
    <w:name w:val="批注主题 字符"/>
    <w:basedOn w:val="26"/>
    <w:link w:val="16"/>
    <w:semiHidden/>
    <w:qFormat/>
    <w:uiPriority w:val="99"/>
    <w:rPr>
      <w:rFonts w:ascii="Times New Roman" w:hAnsi="Times New Roman" w:eastAsia="宋体" w:cs="Times New Roman"/>
      <w:b/>
      <w:bCs/>
      <w:szCs w:val="24"/>
    </w:rPr>
  </w:style>
  <w:style w:type="paragraph" w:customStyle="1" w:styleId="28">
    <w:name w:val="修订1"/>
    <w:hidden/>
    <w:semiHidden/>
    <w:qFormat/>
    <w:uiPriority w:val="99"/>
    <w:rPr>
      <w:rFonts w:ascii="Times New Roman" w:hAnsi="Times New Roman" w:eastAsia="宋体" w:cs="Times New Roman"/>
      <w:kern w:val="2"/>
      <w:sz w:val="21"/>
      <w:szCs w:val="24"/>
      <w:lang w:val="en-US" w:eastAsia="zh-CN" w:bidi="ar-SA"/>
    </w:rPr>
  </w:style>
  <w:style w:type="character" w:customStyle="1" w:styleId="29">
    <w:name w:val="标题 1 字符"/>
    <w:basedOn w:val="19"/>
    <w:link w:val="2"/>
    <w:qFormat/>
    <w:uiPriority w:val="0"/>
    <w:rPr>
      <w:rFonts w:ascii="Times New Roman" w:hAnsi="Times New Roman" w:eastAsia="黑体" w:cstheme="minorBidi"/>
      <w:kern w:val="44"/>
      <w:sz w:val="36"/>
      <w:szCs w:val="24"/>
    </w:rPr>
  </w:style>
  <w:style w:type="character" w:customStyle="1" w:styleId="30">
    <w:name w:val="标题 3 字符"/>
    <w:basedOn w:val="19"/>
    <w:link w:val="4"/>
    <w:qFormat/>
    <w:uiPriority w:val="0"/>
    <w:rPr>
      <w:rFonts w:ascii="Times New Roman" w:hAnsi="Times New Roman" w:eastAsia="黑体"/>
      <w:kern w:val="2"/>
      <w:sz w:val="24"/>
      <w:szCs w:val="24"/>
    </w:rPr>
  </w:style>
  <w:style w:type="character" w:customStyle="1" w:styleId="31">
    <w:name w:val="HTML 预设格式 字符"/>
    <w:basedOn w:val="19"/>
    <w:link w:val="14"/>
    <w:qFormat/>
    <w:uiPriority w:val="0"/>
    <w:rPr>
      <w:rFonts w:ascii="宋体" w:hAnsi="宋体" w:eastAsia="宋体" w:cs="Times New Roman"/>
      <w:sz w:val="24"/>
      <w:szCs w:val="24"/>
    </w:rPr>
  </w:style>
  <w:style w:type="paragraph" w:customStyle="1" w:styleId="32">
    <w:name w:val="Math"/>
    <w:basedOn w:val="1"/>
    <w:qFormat/>
    <w:uiPriority w:val="0"/>
    <w:pPr>
      <w:widowControl/>
      <w:spacing w:beforeAutospacing="1" w:afterAutospacing="1"/>
      <w:jc w:val="left"/>
    </w:pPr>
    <w:rPr>
      <w:rFonts w:ascii="Cambria Math" w:hAnsi="Cambria Math" w:eastAsia="Cambria Math"/>
      <w:color w:val="000000"/>
      <w:kern w:val="0"/>
      <w:sz w:val="22"/>
      <w:szCs w:val="22"/>
    </w:rPr>
  </w:style>
  <w:style w:type="paragraph" w:customStyle="1" w:styleId="33">
    <w:name w:val="WPSOffice手动目录 1"/>
    <w:qFormat/>
    <w:uiPriority w:val="0"/>
    <w:rPr>
      <w:rFonts w:asciiTheme="minorHAnsi" w:hAnsiTheme="minorHAnsi" w:eastAsiaTheme="minorEastAsia" w:cstheme="minorBidi"/>
      <w:lang w:val="en-US" w:eastAsia="zh-CN" w:bidi="ar-SA"/>
    </w:rPr>
  </w:style>
  <w:style w:type="paragraph" w:customStyle="1" w:styleId="34">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35">
    <w:name w:val="表格样式 1"/>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Helvetica Neue" w:cs="Helvetica Neue"/>
      <w:b/>
      <w:bCs/>
      <w:color w:val="000000"/>
      <w:spacing w:val="0"/>
      <w:w w:val="100"/>
      <w:kern w:val="0"/>
      <w:position w:val="0"/>
      <w:sz w:val="20"/>
      <w:szCs w:val="20"/>
      <w:u w:val="none" w:color="auto"/>
      <w:shd w:val="clear" w:color="auto" w:fill="auto"/>
      <w:vertAlign w:val="baseline"/>
    </w:rPr>
  </w:style>
  <w:style w:type="paragraph" w:customStyle="1" w:styleId="36">
    <w:name w:val="表格样式 2"/>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Helvetica Neue" w:cs="Helvetica Neue"/>
      <w:color w:val="000000"/>
      <w:spacing w:val="0"/>
      <w:w w:val="100"/>
      <w:kern w:val="0"/>
      <w:position w:val="0"/>
      <w:sz w:val="20"/>
      <w:szCs w:val="20"/>
      <w:u w:val="none" w:color="auto"/>
      <w:shd w:val="clear" w:color="auto" w:fill="auto"/>
      <w:vertAlign w:val="baseline"/>
    </w:rPr>
  </w:style>
  <w:style w:type="paragraph" w:customStyle="1" w:styleId="37">
    <w:name w:val="正文 2"/>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480" w:lineRule="auto"/>
      <w:ind w:left="0" w:right="0" w:firstLine="720"/>
      <w:jc w:val="left"/>
      <w:outlineLvl w:val="9"/>
    </w:pPr>
    <w:rPr>
      <w:rFonts w:hint="eastAsia" w:ascii="Arial Unicode MS" w:hAnsi="Arial Unicode MS" w:eastAsia="Helvetica Neue" w:cs="Arial Unicode MS"/>
      <w:color w:val="000000"/>
      <w:spacing w:val="0"/>
      <w:w w:val="100"/>
      <w:kern w:val="0"/>
      <w:position w:val="0"/>
      <w:sz w:val="24"/>
      <w:szCs w:val="24"/>
      <w:u w:val="none" w:color="auto"/>
      <w:shd w:val="clear" w:color="auto" w:fill="auto"/>
      <w:vertAlign w:val="baseline"/>
      <w:lang w:val="zh-CN" w:eastAsia="zh-CN"/>
    </w:rPr>
  </w:style>
  <w:style w:type="paragraph" w:customStyle="1" w:styleId="38">
    <w:name w:val="正文 3"/>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hint="eastAsia" w:ascii="Arial Unicode MS" w:hAnsi="Arial Unicode MS" w:eastAsia="Helvetica Neue" w:cs="Arial Unicode MS"/>
      <w:color w:val="000000"/>
      <w:spacing w:val="0"/>
      <w:w w:val="100"/>
      <w:kern w:val="0"/>
      <w:position w:val="0"/>
      <w:sz w:val="22"/>
      <w:szCs w:val="22"/>
      <w:u w:val="none" w:color="auto"/>
      <w:shd w:val="clear" w:color="auto" w:fill="auto"/>
      <w:vertAlign w:val="baseline"/>
      <w:lang w:val="zh-CN" w:eastAsia="zh-CN"/>
    </w:rPr>
  </w:style>
  <w:style w:type="paragraph" w:customStyle="1" w:styleId="39">
    <w:name w:val="默认"/>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Helvetica Neue" w:cs="Helvetica Neue"/>
      <w:color w:val="000000"/>
      <w:spacing w:val="0"/>
      <w:w w:val="100"/>
      <w:kern w:val="0"/>
      <w:position w:val="0"/>
      <w:sz w:val="22"/>
      <w:szCs w:val="22"/>
      <w:u w:val="none" w:color="auto"/>
      <w:shd w:val="clear" w:color="auto" w:fill="auto"/>
      <w:vertAlign w:val="baseline"/>
    </w:rPr>
  </w:style>
</w:styles>
</file>

<file path=word/_rels/document.xml.rels><?xml version="1.0" encoding="UTF-8" standalone="yes"?>
<Relationships xmlns="http://schemas.openxmlformats.org/package/2006/relationships"><Relationship Id="rId99" Type="http://schemas.openxmlformats.org/officeDocument/2006/relationships/image" Target="media/image53.png"/><Relationship Id="rId98" Type="http://schemas.openxmlformats.org/officeDocument/2006/relationships/image" Target="media/image52.png"/><Relationship Id="rId97" Type="http://schemas.openxmlformats.org/officeDocument/2006/relationships/image" Target="media/image51.png"/><Relationship Id="rId96" Type="http://schemas.openxmlformats.org/officeDocument/2006/relationships/image" Target="media/image50.png"/><Relationship Id="rId95" Type="http://schemas.openxmlformats.org/officeDocument/2006/relationships/image" Target="media/image49.png"/><Relationship Id="rId94" Type="http://schemas.openxmlformats.org/officeDocument/2006/relationships/image" Target="media/image48.png"/><Relationship Id="rId93" Type="http://schemas.openxmlformats.org/officeDocument/2006/relationships/image" Target="media/image47.png"/><Relationship Id="rId92" Type="http://schemas.openxmlformats.org/officeDocument/2006/relationships/image" Target="media/image46.png"/><Relationship Id="rId91" Type="http://schemas.openxmlformats.org/officeDocument/2006/relationships/image" Target="media/image45.png"/><Relationship Id="rId90" Type="http://schemas.openxmlformats.org/officeDocument/2006/relationships/image" Target="media/image44.png"/><Relationship Id="rId9" Type="http://schemas.openxmlformats.org/officeDocument/2006/relationships/footer" Target="footer4.xml"/><Relationship Id="rId89" Type="http://schemas.openxmlformats.org/officeDocument/2006/relationships/image" Target="media/image43.png"/><Relationship Id="rId88" Type="http://schemas.openxmlformats.org/officeDocument/2006/relationships/image" Target="media/image42.png"/><Relationship Id="rId87" Type="http://schemas.openxmlformats.org/officeDocument/2006/relationships/image" Target="media/image41.png"/><Relationship Id="rId86" Type="http://schemas.openxmlformats.org/officeDocument/2006/relationships/image" Target="media/image40.png"/><Relationship Id="rId85" Type="http://schemas.openxmlformats.org/officeDocument/2006/relationships/image" Target="media/image39.png"/><Relationship Id="rId84" Type="http://schemas.openxmlformats.org/officeDocument/2006/relationships/image" Target="media/image38.png"/><Relationship Id="rId83" Type="http://schemas.openxmlformats.org/officeDocument/2006/relationships/image" Target="media/image37.png"/><Relationship Id="rId82" Type="http://schemas.openxmlformats.org/officeDocument/2006/relationships/image" Target="media/image36.png"/><Relationship Id="rId81" Type="http://schemas.openxmlformats.org/officeDocument/2006/relationships/image" Target="media/image35.png"/><Relationship Id="rId80" Type="http://schemas.openxmlformats.org/officeDocument/2006/relationships/image" Target="media/image34.png"/><Relationship Id="rId8" Type="http://schemas.openxmlformats.org/officeDocument/2006/relationships/header" Target="header3.xml"/><Relationship Id="rId79" Type="http://schemas.openxmlformats.org/officeDocument/2006/relationships/image" Target="media/image33.png"/><Relationship Id="rId78" Type="http://schemas.openxmlformats.org/officeDocument/2006/relationships/image" Target="media/image32.png"/><Relationship Id="rId77" Type="http://schemas.openxmlformats.org/officeDocument/2006/relationships/image" Target="media/image31.png"/><Relationship Id="rId76" Type="http://schemas.openxmlformats.org/officeDocument/2006/relationships/image" Target="media/image30.png"/><Relationship Id="rId75" Type="http://schemas.openxmlformats.org/officeDocument/2006/relationships/image" Target="media/image29.png"/><Relationship Id="rId74" Type="http://schemas.openxmlformats.org/officeDocument/2006/relationships/image" Target="media/image28.wmf"/><Relationship Id="rId73" Type="http://schemas.openxmlformats.org/officeDocument/2006/relationships/oleObject" Target="embeddings/oleObject29.bin"/><Relationship Id="rId72" Type="http://schemas.openxmlformats.org/officeDocument/2006/relationships/image" Target="media/image27.wmf"/><Relationship Id="rId71" Type="http://schemas.openxmlformats.org/officeDocument/2006/relationships/oleObject" Target="embeddings/oleObject28.bin"/><Relationship Id="rId70" Type="http://schemas.openxmlformats.org/officeDocument/2006/relationships/image" Target="media/image26.wmf"/><Relationship Id="rId7" Type="http://schemas.openxmlformats.org/officeDocument/2006/relationships/footer" Target="footer3.xml"/><Relationship Id="rId69" Type="http://schemas.openxmlformats.org/officeDocument/2006/relationships/oleObject" Target="embeddings/oleObject27.bin"/><Relationship Id="rId68" Type="http://schemas.openxmlformats.org/officeDocument/2006/relationships/image" Target="media/image25.wmf"/><Relationship Id="rId67" Type="http://schemas.openxmlformats.org/officeDocument/2006/relationships/oleObject" Target="embeddings/oleObject26.bin"/><Relationship Id="rId66" Type="http://schemas.openxmlformats.org/officeDocument/2006/relationships/image" Target="media/image24.wmf"/><Relationship Id="rId65" Type="http://schemas.openxmlformats.org/officeDocument/2006/relationships/oleObject" Target="embeddings/oleObject25.bin"/><Relationship Id="rId64" Type="http://schemas.openxmlformats.org/officeDocument/2006/relationships/image" Target="media/image23.wmf"/><Relationship Id="rId63" Type="http://schemas.openxmlformats.org/officeDocument/2006/relationships/oleObject" Target="embeddings/oleObject24.bin"/><Relationship Id="rId62" Type="http://schemas.openxmlformats.org/officeDocument/2006/relationships/image" Target="media/image22.wmf"/><Relationship Id="rId61" Type="http://schemas.openxmlformats.org/officeDocument/2006/relationships/oleObject" Target="embeddings/oleObject23.bin"/><Relationship Id="rId60" Type="http://schemas.openxmlformats.org/officeDocument/2006/relationships/oleObject" Target="embeddings/oleObject22.bin"/><Relationship Id="rId6" Type="http://schemas.openxmlformats.org/officeDocument/2006/relationships/header" Target="header2.xml"/><Relationship Id="rId59" Type="http://schemas.openxmlformats.org/officeDocument/2006/relationships/image" Target="media/image21.wmf"/><Relationship Id="rId58" Type="http://schemas.openxmlformats.org/officeDocument/2006/relationships/oleObject" Target="embeddings/oleObject21.bin"/><Relationship Id="rId57" Type="http://schemas.openxmlformats.org/officeDocument/2006/relationships/image" Target="media/image20.wmf"/><Relationship Id="rId56" Type="http://schemas.openxmlformats.org/officeDocument/2006/relationships/oleObject" Target="embeddings/oleObject20.bin"/><Relationship Id="rId55" Type="http://schemas.openxmlformats.org/officeDocument/2006/relationships/image" Target="media/image19.wmf"/><Relationship Id="rId54" Type="http://schemas.openxmlformats.org/officeDocument/2006/relationships/oleObject" Target="embeddings/oleObject19.bin"/><Relationship Id="rId53" Type="http://schemas.openxmlformats.org/officeDocument/2006/relationships/image" Target="media/image18.wmf"/><Relationship Id="rId52" Type="http://schemas.openxmlformats.org/officeDocument/2006/relationships/oleObject" Target="embeddings/oleObject18.bin"/><Relationship Id="rId51" Type="http://schemas.openxmlformats.org/officeDocument/2006/relationships/image" Target="media/image17.wmf"/><Relationship Id="rId50" Type="http://schemas.openxmlformats.org/officeDocument/2006/relationships/oleObject" Target="embeddings/oleObject17.bin"/><Relationship Id="rId5" Type="http://schemas.openxmlformats.org/officeDocument/2006/relationships/footer" Target="footer2.xml"/><Relationship Id="rId49" Type="http://schemas.openxmlformats.org/officeDocument/2006/relationships/image" Target="media/image16.wmf"/><Relationship Id="rId48" Type="http://schemas.openxmlformats.org/officeDocument/2006/relationships/oleObject" Target="embeddings/oleObject16.bin"/><Relationship Id="rId47" Type="http://schemas.openxmlformats.org/officeDocument/2006/relationships/image" Target="media/image15.wmf"/><Relationship Id="rId46" Type="http://schemas.openxmlformats.org/officeDocument/2006/relationships/oleObject" Target="embeddings/oleObject15.bin"/><Relationship Id="rId45" Type="http://schemas.openxmlformats.org/officeDocument/2006/relationships/image" Target="media/image14.wmf"/><Relationship Id="rId44" Type="http://schemas.openxmlformats.org/officeDocument/2006/relationships/oleObject" Target="embeddings/oleObject14.bin"/><Relationship Id="rId43" Type="http://schemas.openxmlformats.org/officeDocument/2006/relationships/image" Target="media/image13.wmf"/><Relationship Id="rId42" Type="http://schemas.openxmlformats.org/officeDocument/2006/relationships/oleObject" Target="embeddings/oleObject13.bin"/><Relationship Id="rId41" Type="http://schemas.openxmlformats.org/officeDocument/2006/relationships/image" Target="media/image12.wmf"/><Relationship Id="rId40" Type="http://schemas.openxmlformats.org/officeDocument/2006/relationships/oleObject" Target="embeddings/oleObject12.bin"/><Relationship Id="rId4" Type="http://schemas.openxmlformats.org/officeDocument/2006/relationships/header" Target="header1.xml"/><Relationship Id="rId39" Type="http://schemas.openxmlformats.org/officeDocument/2006/relationships/image" Target="media/image11.wmf"/><Relationship Id="rId38" Type="http://schemas.openxmlformats.org/officeDocument/2006/relationships/oleObject" Target="embeddings/oleObject11.bin"/><Relationship Id="rId37" Type="http://schemas.openxmlformats.org/officeDocument/2006/relationships/image" Target="media/image10.wmf"/><Relationship Id="rId36" Type="http://schemas.openxmlformats.org/officeDocument/2006/relationships/oleObject" Target="embeddings/oleObject10.bin"/><Relationship Id="rId35" Type="http://schemas.openxmlformats.org/officeDocument/2006/relationships/image" Target="media/image9.wmf"/><Relationship Id="rId34" Type="http://schemas.openxmlformats.org/officeDocument/2006/relationships/oleObject" Target="embeddings/oleObject9.bin"/><Relationship Id="rId33" Type="http://schemas.openxmlformats.org/officeDocument/2006/relationships/image" Target="media/image8.wmf"/><Relationship Id="rId32" Type="http://schemas.openxmlformats.org/officeDocument/2006/relationships/oleObject" Target="embeddings/oleObject8.bin"/><Relationship Id="rId31" Type="http://schemas.openxmlformats.org/officeDocument/2006/relationships/image" Target="media/image7.wmf"/><Relationship Id="rId30" Type="http://schemas.openxmlformats.org/officeDocument/2006/relationships/oleObject" Target="embeddings/oleObject7.bin"/><Relationship Id="rId3" Type="http://schemas.openxmlformats.org/officeDocument/2006/relationships/footer" Target="footer1.xml"/><Relationship Id="rId29" Type="http://schemas.openxmlformats.org/officeDocument/2006/relationships/image" Target="media/image6.wmf"/><Relationship Id="rId28" Type="http://schemas.openxmlformats.org/officeDocument/2006/relationships/oleObject" Target="embeddings/oleObject6.bin"/><Relationship Id="rId27" Type="http://schemas.openxmlformats.org/officeDocument/2006/relationships/image" Target="media/image5.wmf"/><Relationship Id="rId26" Type="http://schemas.openxmlformats.org/officeDocument/2006/relationships/oleObject" Target="embeddings/oleObject5.bin"/><Relationship Id="rId25" Type="http://schemas.openxmlformats.org/officeDocument/2006/relationships/image" Target="media/image4.wmf"/><Relationship Id="rId24" Type="http://schemas.openxmlformats.org/officeDocument/2006/relationships/oleObject" Target="embeddings/oleObject4.bin"/><Relationship Id="rId23" Type="http://schemas.openxmlformats.org/officeDocument/2006/relationships/image" Target="media/image3.wmf"/><Relationship Id="rId22" Type="http://schemas.openxmlformats.org/officeDocument/2006/relationships/oleObject" Target="embeddings/oleObject3.bin"/><Relationship Id="rId21" Type="http://schemas.openxmlformats.org/officeDocument/2006/relationships/image" Target="media/image2.wmf"/><Relationship Id="rId20" Type="http://schemas.openxmlformats.org/officeDocument/2006/relationships/oleObject" Target="embeddings/oleObject2.bin"/><Relationship Id="rId2" Type="http://schemas.openxmlformats.org/officeDocument/2006/relationships/settings" Target="settings.xml"/><Relationship Id="rId19" Type="http://schemas.openxmlformats.org/officeDocument/2006/relationships/image" Target="media/image1.wmf"/><Relationship Id="rId18" Type="http://schemas.openxmlformats.org/officeDocument/2006/relationships/oleObject" Target="embeddings/oleObject1.bin"/><Relationship Id="rId17" Type="http://schemas.openxmlformats.org/officeDocument/2006/relationships/theme" Target="theme/theme1.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5" Type="http://schemas.openxmlformats.org/officeDocument/2006/relationships/glossaryDocument" Target="glossary/document.xml"/><Relationship Id="rId114" Type="http://schemas.microsoft.com/office/2011/relationships/people" Target="people.xml"/><Relationship Id="rId113" Type="http://schemas.openxmlformats.org/officeDocument/2006/relationships/fontTable" Target="fontTable.xml"/><Relationship Id="rId112" Type="http://schemas.openxmlformats.org/officeDocument/2006/relationships/customXml" Target="../customXml/item2.xml"/><Relationship Id="rId111" Type="http://schemas.openxmlformats.org/officeDocument/2006/relationships/numbering" Target="numbering.xml"/><Relationship Id="rId110" Type="http://schemas.openxmlformats.org/officeDocument/2006/relationships/customXml" Target="../customXml/item1.xml"/><Relationship Id="rId11" Type="http://schemas.openxmlformats.org/officeDocument/2006/relationships/footer" Target="footer5.xml"/><Relationship Id="rId109" Type="http://schemas.openxmlformats.org/officeDocument/2006/relationships/image" Target="media/image63.png"/><Relationship Id="rId108" Type="http://schemas.openxmlformats.org/officeDocument/2006/relationships/image" Target="media/image62.png"/><Relationship Id="rId107" Type="http://schemas.openxmlformats.org/officeDocument/2006/relationships/image" Target="media/image61.png"/><Relationship Id="rId106" Type="http://schemas.openxmlformats.org/officeDocument/2006/relationships/image" Target="media/image60.png"/><Relationship Id="rId105" Type="http://schemas.openxmlformats.org/officeDocument/2006/relationships/image" Target="media/image59.png"/><Relationship Id="rId104" Type="http://schemas.openxmlformats.org/officeDocument/2006/relationships/image" Target="media/image58.png"/><Relationship Id="rId103" Type="http://schemas.openxmlformats.org/officeDocument/2006/relationships/image" Target="media/image57.png"/><Relationship Id="rId102" Type="http://schemas.openxmlformats.org/officeDocument/2006/relationships/image" Target="media/image56.png"/><Relationship Id="rId101" Type="http://schemas.openxmlformats.org/officeDocument/2006/relationships/image" Target="media/image55.png"/><Relationship Id="rId100" Type="http://schemas.openxmlformats.org/officeDocument/2006/relationships/image" Target="media/image54.png"/><Relationship Id="rId10" Type="http://schemas.openxmlformats.org/officeDocument/2006/relationships/header" Target="header4.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ACC990FC7874B7A80E3D65FBABC93F5"/>
        <w:style w:val=""/>
        <w:category>
          <w:name w:val="常规"/>
          <w:gallery w:val="placeholder"/>
        </w:category>
        <w:types>
          <w:type w:val="bbPlcHdr"/>
        </w:types>
        <w:behaviors>
          <w:behavior w:val="content"/>
        </w:behaviors>
        <w:description w:val=""/>
        <w:guid w:val="{93F237E3-8D3E-45B9-B59B-6AD075FFF14F}"/>
      </w:docPartPr>
      <w:docPartBody>
        <w:p>
          <w:pPr>
            <w:pStyle w:val="4"/>
          </w:pPr>
          <w:r>
            <w:rPr>
              <w:color w:val="808080"/>
            </w:rPr>
            <w:t>单击此处输入文字。</w:t>
          </w:r>
        </w:p>
      </w:docPartBody>
    </w:docPart>
    <w:docPart>
      <w:docPartPr>
        <w:name w:val="23881C28D7674374AC5F8A17C6BE4F6C"/>
        <w:style w:val=""/>
        <w:category>
          <w:name w:val="常规"/>
          <w:gallery w:val="placeholder"/>
        </w:category>
        <w:types>
          <w:type w:val="bbPlcHdr"/>
        </w:types>
        <w:behaviors>
          <w:behavior w:val="content"/>
        </w:behaviors>
        <w:description w:val=""/>
        <w:guid w:val="{55BB43C3-4FF1-42B3-A918-1CE781CD7B67}"/>
      </w:docPartPr>
      <w:docPartBody>
        <w:p>
          <w:pPr>
            <w:pStyle w:val="5"/>
          </w:pPr>
          <w:r>
            <w:rPr>
              <w:color w:val="808080"/>
            </w:rPr>
            <w:t>单击此处输入文字。</w:t>
          </w:r>
        </w:p>
      </w:docPartBody>
    </w:docPart>
    <w:docPart>
      <w:docPartPr>
        <w:name w:val="29E9A38AAAB8492AA283B27374B6A9B8"/>
        <w:style w:val=""/>
        <w:category>
          <w:name w:val="常规"/>
          <w:gallery w:val="placeholder"/>
        </w:category>
        <w:types>
          <w:type w:val="bbPlcHdr"/>
        </w:types>
        <w:behaviors>
          <w:behavior w:val="content"/>
        </w:behaviors>
        <w:description w:val=""/>
        <w:guid w:val="{161D6730-E486-4994-97F3-138851D41CB8}"/>
      </w:docPartPr>
      <w:docPartBody>
        <w:p>
          <w:pPr>
            <w:pStyle w:val="6"/>
          </w:pPr>
          <w:r>
            <w:rPr>
              <w:color w:val="808080"/>
            </w:rPr>
            <w:t>单击此处输入文字。</w:t>
          </w:r>
        </w:p>
      </w:docPartBody>
    </w:docPart>
    <w:docPart>
      <w:docPartPr>
        <w:name w:val="2B28B7328A9E4BE6AE4AE931E8989EB9"/>
        <w:style w:val=""/>
        <w:category>
          <w:name w:val="常规"/>
          <w:gallery w:val="placeholder"/>
        </w:category>
        <w:types>
          <w:type w:val="bbPlcHdr"/>
        </w:types>
        <w:behaviors>
          <w:behavior w:val="content"/>
        </w:behaviors>
        <w:description w:val=""/>
        <w:guid w:val="{62F888E1-F594-4B9F-8FF2-E97D45CF79CC}"/>
      </w:docPartPr>
      <w:docPartBody>
        <w:p>
          <w:pPr>
            <w:pStyle w:val="7"/>
          </w:pPr>
          <w:r>
            <w:rPr>
              <w:color w:val="808080"/>
            </w:rPr>
            <w:t>单击此处输入文字。</w:t>
          </w:r>
        </w:p>
      </w:docPartBody>
    </w:docPart>
    <w:docPart>
      <w:docPartPr>
        <w:name w:val="33F268D1E60A4079B84A06EA3DD8682A"/>
        <w:style w:val=""/>
        <w:category>
          <w:name w:val="常规"/>
          <w:gallery w:val="placeholder"/>
        </w:category>
        <w:types>
          <w:type w:val="bbPlcHdr"/>
        </w:types>
        <w:behaviors>
          <w:behavior w:val="content"/>
        </w:behaviors>
        <w:description w:val=""/>
        <w:guid w:val="{C31684FA-B057-4C09-9B70-E8493631DB14}"/>
      </w:docPartPr>
      <w:docPartBody>
        <w:p>
          <w:pPr>
            <w:pStyle w:val="8"/>
          </w:pPr>
          <w:r>
            <w:rPr>
              <w:color w:val="808080"/>
            </w:rPr>
            <w:t>单击此处输入文字。</w:t>
          </w:r>
        </w:p>
      </w:docPartBody>
    </w:docPart>
    <w:docPart>
      <w:docPartPr>
        <w:name w:val="3A7404FD90244AEC885EBF49D1AAA1B0"/>
        <w:style w:val=""/>
        <w:category>
          <w:name w:val="常规"/>
          <w:gallery w:val="placeholder"/>
        </w:category>
        <w:types>
          <w:type w:val="bbPlcHdr"/>
        </w:types>
        <w:behaviors>
          <w:behavior w:val="content"/>
        </w:behaviors>
        <w:description w:val=""/>
        <w:guid w:val="{9940367A-27FC-4305-9C68-8F2A8B1BDFB0}"/>
      </w:docPartPr>
      <w:docPartBody>
        <w:p>
          <w:pPr>
            <w:pStyle w:val="9"/>
          </w:pPr>
          <w:r>
            <w:rPr>
              <w:color w:val="808080"/>
            </w:rPr>
            <w:t>单击此处输入文字。</w:t>
          </w:r>
        </w:p>
      </w:docPartBody>
    </w:docPart>
    <w:docPart>
      <w:docPartPr>
        <w:name w:val="4C883DD268614451BA9C6FD69FC40491"/>
        <w:style w:val=""/>
        <w:category>
          <w:name w:val="常规"/>
          <w:gallery w:val="placeholder"/>
        </w:category>
        <w:types>
          <w:type w:val="bbPlcHdr"/>
        </w:types>
        <w:behaviors>
          <w:behavior w:val="content"/>
        </w:behaviors>
        <w:description w:val=""/>
        <w:guid w:val="{AC84AC1A-02ED-4D9B-931D-5674BF4F52DF}"/>
      </w:docPartPr>
      <w:docPartBody>
        <w:p>
          <w:pPr>
            <w:pStyle w:val="10"/>
          </w:pPr>
          <w:r>
            <w:rPr>
              <w:color w:val="808080"/>
            </w:rPr>
            <w:t>单击此处输入文字。</w:t>
          </w:r>
        </w:p>
      </w:docPartBody>
    </w:docPart>
    <w:docPart>
      <w:docPartPr>
        <w:name w:val="556017233A9942F0A089CC65138B0322"/>
        <w:style w:val=""/>
        <w:category>
          <w:name w:val="常规"/>
          <w:gallery w:val="placeholder"/>
        </w:category>
        <w:types>
          <w:type w:val="bbPlcHdr"/>
        </w:types>
        <w:behaviors>
          <w:behavior w:val="content"/>
        </w:behaviors>
        <w:description w:val=""/>
        <w:guid w:val="{F8282253-4958-480E-AD82-03B2468EFD57}"/>
      </w:docPartPr>
      <w:docPartBody>
        <w:p>
          <w:pPr>
            <w:pStyle w:val="11"/>
          </w:pPr>
          <w:r>
            <w:rPr>
              <w:color w:val="808080"/>
            </w:rPr>
            <w:t>单击此处输入文字。</w:t>
          </w:r>
        </w:p>
      </w:docPartBody>
    </w:docPart>
    <w:docPart>
      <w:docPartPr>
        <w:name w:val="F8ECBF1EC32C4D09A91261FD94FC183F"/>
        <w:style w:val=""/>
        <w:category>
          <w:name w:val="常规"/>
          <w:gallery w:val="placeholder"/>
        </w:category>
        <w:types>
          <w:type w:val="bbPlcHdr"/>
        </w:types>
        <w:behaviors>
          <w:behavior w:val="content"/>
        </w:behaviors>
        <w:description w:val=""/>
        <w:guid w:val="{B43EF9F9-F0F8-43CC-9943-977C4D8712C5}"/>
      </w:docPartPr>
      <w:docPartBody>
        <w:p>
          <w:pPr>
            <w:pStyle w:val="12"/>
          </w:pPr>
          <w:r>
            <w:rPr>
              <w:color w:val="808080"/>
            </w:rPr>
            <w:t>单击此处输入文字。</w:t>
          </w:r>
        </w:p>
      </w:docPartBody>
    </w:docPart>
    <w:docPart>
      <w:docPartPr>
        <w:name w:val="B9256169B4F54E70B01709A176280694"/>
        <w:style w:val=""/>
        <w:category>
          <w:name w:val="常规"/>
          <w:gallery w:val="placeholder"/>
        </w:category>
        <w:types>
          <w:type w:val="bbPlcHdr"/>
        </w:types>
        <w:behaviors>
          <w:behavior w:val="content"/>
        </w:behaviors>
        <w:description w:val=""/>
        <w:guid w:val="{58C5B532-A1B1-4C89-8170-C327F3288A17}"/>
      </w:docPartPr>
      <w:docPartBody>
        <w:p>
          <w:pPr>
            <w:pStyle w:val="13"/>
          </w:pPr>
          <w:r>
            <w:rPr>
              <w:color w:val="808080"/>
            </w:rPr>
            <w:t>单击此处输入文字。</w:t>
          </w:r>
        </w:p>
      </w:docPartBody>
    </w:docPart>
    <w:docPart>
      <w:docPartPr>
        <w:name w:val="35074679967F4E40A4AAB2FAE5CF6183"/>
        <w:style w:val=""/>
        <w:category>
          <w:name w:val="常规"/>
          <w:gallery w:val="placeholder"/>
        </w:category>
        <w:types>
          <w:type w:val="bbPlcHdr"/>
        </w:types>
        <w:behaviors>
          <w:behavior w:val="content"/>
        </w:behaviors>
        <w:description w:val=""/>
        <w:guid w:val="{48CEC223-B1FE-44D8-9BC1-39BE832A632A}"/>
      </w:docPartPr>
      <w:docPartBody>
        <w:p>
          <w:pPr>
            <w:pStyle w:val="14"/>
          </w:pPr>
          <w:r>
            <w:rPr>
              <w:color w:val="808080"/>
            </w:rPr>
            <w:t>单击此处输入文字。</w:t>
          </w:r>
        </w:p>
      </w:docPartBody>
    </w:docPart>
    <w:docPart>
      <w:docPartPr>
        <w:name w:val="931E86B171D64B8D8D99529FECDDFEED"/>
        <w:style w:val=""/>
        <w:category>
          <w:name w:val="常规"/>
          <w:gallery w:val="placeholder"/>
        </w:category>
        <w:types>
          <w:type w:val="bbPlcHdr"/>
        </w:types>
        <w:behaviors>
          <w:behavior w:val="content"/>
        </w:behaviors>
        <w:description w:val=""/>
        <w:guid w:val="{FCD07B80-20CA-45A3-BDB6-700CF6ED493D}"/>
      </w:docPartPr>
      <w:docPartBody>
        <w:p>
          <w:pPr>
            <w:pStyle w:val="15"/>
          </w:pPr>
          <w:r>
            <w:rPr>
              <w:color w:val="808080"/>
            </w:rPr>
            <w:t>单击此处输入文字。</w:t>
          </w:r>
        </w:p>
      </w:docPartBody>
    </w:docPart>
    <w:docPart>
      <w:docPartPr>
        <w:name w:val="7632BE82EA4D468D86A4DA53A672A374"/>
        <w:style w:val=""/>
        <w:category>
          <w:name w:val="常规"/>
          <w:gallery w:val="placeholder"/>
        </w:category>
        <w:types>
          <w:type w:val="bbPlcHdr"/>
        </w:types>
        <w:behaviors>
          <w:behavior w:val="content"/>
        </w:behaviors>
        <w:description w:val=""/>
        <w:guid w:val="{5C4504D0-3E71-4FA8-8976-D46B2A4B732E}"/>
      </w:docPartPr>
      <w:docPartBody>
        <w:p>
          <w:pPr>
            <w:pStyle w:val="16"/>
          </w:pPr>
          <w:r>
            <w:rPr>
              <w:color w:val="808080"/>
            </w:rPr>
            <w:t>单击此处输入文字。</w:t>
          </w:r>
        </w:p>
      </w:docPartBody>
    </w:docPart>
    <w:docPart>
      <w:docPartPr>
        <w:name w:val="95BA647E30AC4AD39862A166694272E4"/>
        <w:style w:val=""/>
        <w:category>
          <w:name w:val="常规"/>
          <w:gallery w:val="placeholder"/>
        </w:category>
        <w:types>
          <w:type w:val="bbPlcHdr"/>
        </w:types>
        <w:behaviors>
          <w:behavior w:val="content"/>
        </w:behaviors>
        <w:description w:val=""/>
        <w:guid w:val="{6613E0D8-BDAB-4248-9C56-7E730C854FA6}"/>
      </w:docPartPr>
      <w:docPartBody>
        <w:p>
          <w:pPr>
            <w:pStyle w:val="17"/>
          </w:pPr>
          <w:r>
            <w:rPr>
              <w:color w:val="808080"/>
            </w:rPr>
            <w:t>单击此处输入文字。</w:t>
          </w:r>
        </w:p>
      </w:docPartBody>
    </w:docPart>
    <w:docPart>
      <w:docPartPr>
        <w:name w:val="C7441EA6B3454F1F9156F898DF07F2A1"/>
        <w:style w:val=""/>
        <w:category>
          <w:name w:val="常规"/>
          <w:gallery w:val="placeholder"/>
        </w:category>
        <w:types>
          <w:type w:val="bbPlcHdr"/>
        </w:types>
        <w:behaviors>
          <w:behavior w:val="content"/>
        </w:behaviors>
        <w:description w:val=""/>
        <w:guid w:val="{E751CFEB-BFAA-4DB9-A201-0FBC2FCAF401}"/>
      </w:docPartPr>
      <w:docPartBody>
        <w:p>
          <w:pPr>
            <w:pStyle w:val="18"/>
          </w:pPr>
          <w:r>
            <w:rPr>
              <w:color w:val="808080"/>
            </w:rPr>
            <w:t>单击此处输入文字。</w:t>
          </w:r>
        </w:p>
      </w:docPartBody>
    </w:docPart>
    <w:docPart>
      <w:docPartPr>
        <w:name w:val="CE9C9E6FB30F4729BFFEC9773E42F070"/>
        <w:style w:val=""/>
        <w:category>
          <w:name w:val="常规"/>
          <w:gallery w:val="placeholder"/>
        </w:category>
        <w:types>
          <w:type w:val="bbPlcHdr"/>
        </w:types>
        <w:behaviors>
          <w:behavior w:val="content"/>
        </w:behaviors>
        <w:description w:val=""/>
        <w:guid w:val="{7BBB1D8F-E4CC-459B-AEE5-40BBD5C18EA7}"/>
      </w:docPartPr>
      <w:docPartBody>
        <w:p>
          <w:pPr>
            <w:pStyle w:val="19"/>
          </w:pPr>
          <w:r>
            <w:rPr>
              <w:color w:val="808080"/>
            </w:rPr>
            <w:t>单击此处输入文字。</w:t>
          </w:r>
        </w:p>
      </w:docPartBody>
    </w:docPart>
    <w:docPart>
      <w:docPartPr>
        <w:name w:val="315635827BCF4C6AA36485E982F1970A"/>
        <w:style w:val=""/>
        <w:category>
          <w:name w:val="常规"/>
          <w:gallery w:val="placeholder"/>
        </w:category>
        <w:types>
          <w:type w:val="bbPlcHdr"/>
        </w:types>
        <w:behaviors>
          <w:behavior w:val="content"/>
        </w:behaviors>
        <w:description w:val=""/>
        <w:guid w:val="{3253B4AB-5CB4-4883-85E0-311831C49494}"/>
      </w:docPartPr>
      <w:docPartBody>
        <w:p>
          <w:pPr>
            <w:pStyle w:val="20"/>
          </w:pPr>
          <w:r>
            <w:rPr>
              <w:color w:val="808080"/>
            </w:rPr>
            <w:t>单击此处输入文字。</w:t>
          </w:r>
        </w:p>
      </w:docPartBody>
    </w:docPart>
    <w:docPart>
      <w:docPartPr>
        <w:name w:val="19E604E90D024CAAA876890E4F4A5280"/>
        <w:style w:val=""/>
        <w:category>
          <w:name w:val="常规"/>
          <w:gallery w:val="placeholder"/>
        </w:category>
        <w:types>
          <w:type w:val="bbPlcHdr"/>
        </w:types>
        <w:behaviors>
          <w:behavior w:val="content"/>
        </w:behaviors>
        <w:description w:val=""/>
        <w:guid w:val="{5F34F1EF-FE76-45BF-B4B6-F803BD9429E9}"/>
      </w:docPartPr>
      <w:docPartBody>
        <w:p>
          <w:pPr>
            <w:pStyle w:val="21"/>
          </w:pPr>
          <w:r>
            <w:rPr>
              <w:color w:val="808080"/>
            </w:rPr>
            <w:t>单击此处输入文字。</w:t>
          </w:r>
        </w:p>
      </w:docPartBody>
    </w:docPart>
    <w:docPart>
      <w:docPartPr>
        <w:name w:val="A051D5701ABF4702B9685D3FBAA87402"/>
        <w:style w:val=""/>
        <w:category>
          <w:name w:val="常规"/>
          <w:gallery w:val="placeholder"/>
        </w:category>
        <w:types>
          <w:type w:val="bbPlcHdr"/>
        </w:types>
        <w:behaviors>
          <w:behavior w:val="content"/>
        </w:behaviors>
        <w:description w:val=""/>
        <w:guid w:val="{DD429573-345B-4E33-9B12-713E74BC519E}"/>
      </w:docPartPr>
      <w:docPartBody>
        <w:p>
          <w:pPr>
            <w:pStyle w:val="22"/>
          </w:pPr>
          <w:r>
            <w:rPr>
              <w:color w:val="808080"/>
            </w:rPr>
            <w:t>单击此处输入文字。</w:t>
          </w:r>
        </w:p>
      </w:docPartBody>
    </w:docPart>
    <w:docPart>
      <w:docPartPr>
        <w:name w:val="F65CB9BEE9294F6AAA26DD8C453B4ACB"/>
        <w:style w:val=""/>
        <w:category>
          <w:name w:val="常规"/>
          <w:gallery w:val="placeholder"/>
        </w:category>
        <w:types>
          <w:type w:val="bbPlcHdr"/>
        </w:types>
        <w:behaviors>
          <w:behavior w:val="content"/>
        </w:behaviors>
        <w:description w:val=""/>
        <w:guid w:val="{C953C6FB-1D57-4B37-9950-B8F4E2A69FC8}"/>
      </w:docPartPr>
      <w:docPartBody>
        <w:p>
          <w:pPr>
            <w:pStyle w:val="23"/>
          </w:pPr>
          <w:r>
            <w:rPr>
              <w:color w:val="808080"/>
            </w:rPr>
            <w:t>单击此处输入文字。</w:t>
          </w:r>
        </w:p>
      </w:docPartBody>
    </w:docPart>
    <w:docPart>
      <w:docPartPr>
        <w:name w:val="0AF9AF94DA8347D886E4B7E0D104883D"/>
        <w:style w:val=""/>
        <w:category>
          <w:name w:val="常规"/>
          <w:gallery w:val="placeholder"/>
        </w:category>
        <w:types>
          <w:type w:val="bbPlcHdr"/>
        </w:types>
        <w:behaviors>
          <w:behavior w:val="content"/>
        </w:behaviors>
        <w:description w:val=""/>
        <w:guid w:val="{D9C20637-0226-467B-B50C-17755754F318}"/>
      </w:docPartPr>
      <w:docPartBody>
        <w:p>
          <w:pPr>
            <w:pStyle w:val="24"/>
          </w:pPr>
          <w:r>
            <w:rPr>
              <w:color w:val="808080"/>
            </w:rPr>
            <w:t>单击此处输入文字。</w:t>
          </w:r>
        </w:p>
      </w:docPartBody>
    </w:docPart>
    <w:docPart>
      <w:docPartPr>
        <w:name w:val="4551AF6BD76549FEB3774D05F6B9BE63"/>
        <w:style w:val=""/>
        <w:category>
          <w:name w:val="常规"/>
          <w:gallery w:val="placeholder"/>
        </w:category>
        <w:types>
          <w:type w:val="bbPlcHdr"/>
        </w:types>
        <w:behaviors>
          <w:behavior w:val="content"/>
        </w:behaviors>
        <w:description w:val=""/>
        <w:guid w:val="{DEB2E593-B89D-4D7C-BC44-B30601D4BF27}"/>
      </w:docPartPr>
      <w:docPartBody>
        <w:p>
          <w:pPr>
            <w:pStyle w:val="25"/>
          </w:pPr>
          <w:r>
            <w:rPr>
              <w:color w:val="808080"/>
            </w:rPr>
            <w:t>单击此处输入文字。</w:t>
          </w:r>
        </w:p>
      </w:docPartBody>
    </w:docPart>
    <w:docPart>
      <w:docPartPr>
        <w:name w:val="9806FC8E981D4A8EB619EF73B7831531"/>
        <w:style w:val=""/>
        <w:category>
          <w:name w:val="常规"/>
          <w:gallery w:val="placeholder"/>
        </w:category>
        <w:types>
          <w:type w:val="bbPlcHdr"/>
        </w:types>
        <w:behaviors>
          <w:behavior w:val="content"/>
        </w:behaviors>
        <w:description w:val=""/>
        <w:guid w:val="{17CD17A0-8AFC-4D38-A925-79C660B0596F}"/>
      </w:docPartPr>
      <w:docPartBody>
        <w:p>
          <w:pPr>
            <w:pStyle w:val="26"/>
          </w:pPr>
          <w:r>
            <w:rPr>
              <w:color w:val="808080"/>
            </w:rPr>
            <w:t>单击此处输入文字。</w:t>
          </w:r>
        </w:p>
      </w:docPartBody>
    </w:docPart>
    <w:docPart>
      <w:docPartPr>
        <w:name w:val="B205504BA71A402CBFC81FDB7F029D73"/>
        <w:style w:val=""/>
        <w:category>
          <w:name w:val="常规"/>
          <w:gallery w:val="placeholder"/>
        </w:category>
        <w:types>
          <w:type w:val="bbPlcHdr"/>
        </w:types>
        <w:behaviors>
          <w:behavior w:val="content"/>
        </w:behaviors>
        <w:description w:val=""/>
        <w:guid w:val="{7B38504C-3928-4AF3-BC89-405252C5B5E9}"/>
      </w:docPartPr>
      <w:docPartBody>
        <w:p>
          <w:pPr>
            <w:pStyle w:val="27"/>
          </w:pPr>
          <w:r>
            <w:rPr>
              <w:color w:val="808080"/>
            </w:rPr>
            <w:t>单击此处输入文字。</w:t>
          </w:r>
        </w:p>
      </w:docPartBody>
    </w:docPart>
    <w:docPart>
      <w:docPartPr>
        <w:name w:val="235AC418E6FD4764957D351D79594B7C"/>
        <w:style w:val=""/>
        <w:category>
          <w:name w:val="常规"/>
          <w:gallery w:val="placeholder"/>
        </w:category>
        <w:types>
          <w:type w:val="bbPlcHdr"/>
        </w:types>
        <w:behaviors>
          <w:behavior w:val="content"/>
        </w:behaviors>
        <w:description w:val=""/>
        <w:guid w:val="{412BFBA3-5AD0-4D5D-A8F8-7C6637D8B677}"/>
      </w:docPartPr>
      <w:docPartBody>
        <w:p>
          <w:pPr>
            <w:pStyle w:val="28"/>
          </w:pPr>
          <w:r>
            <w:rPr>
              <w:color w:val="808080"/>
            </w:rPr>
            <w:t>单击此处输入文字。</w:t>
          </w:r>
        </w:p>
      </w:docPartBody>
    </w:docPart>
    <w:docPart>
      <w:docPartPr>
        <w:name w:val="5E5D7289AEF14A0B9E6A7A6A6DAB8E7A"/>
        <w:style w:val=""/>
        <w:category>
          <w:name w:val="常规"/>
          <w:gallery w:val="placeholder"/>
        </w:category>
        <w:types>
          <w:type w:val="bbPlcHdr"/>
        </w:types>
        <w:behaviors>
          <w:behavior w:val="content"/>
        </w:behaviors>
        <w:description w:val=""/>
        <w:guid w:val="{2FDD2F2F-2F31-43A1-9FCC-7FF7CD208115}"/>
      </w:docPartPr>
      <w:docPartBody>
        <w:p>
          <w:pPr>
            <w:pStyle w:val="29"/>
          </w:pPr>
          <w:r>
            <w:rPr>
              <w:color w:val="808080"/>
            </w:rPr>
            <w:t>单击此处输入文字。</w:t>
          </w:r>
        </w:p>
      </w:docPartBody>
    </w:docPart>
    <w:docPart>
      <w:docPartPr>
        <w:name w:val="89FC87133B45472B97D637BA648794FE"/>
        <w:style w:val=""/>
        <w:category>
          <w:name w:val="常规"/>
          <w:gallery w:val="placeholder"/>
        </w:category>
        <w:types>
          <w:type w:val="bbPlcHdr"/>
        </w:types>
        <w:behaviors>
          <w:behavior w:val="content"/>
        </w:behaviors>
        <w:description w:val=""/>
        <w:guid w:val="{1A3E81CE-4B38-46F9-BA55-F061D8852BB7}"/>
      </w:docPartPr>
      <w:docPartBody>
        <w:p>
          <w:pPr>
            <w:pStyle w:val="30"/>
          </w:pPr>
          <w:r>
            <w:rPr>
              <w:color w:val="808080"/>
            </w:rPr>
            <w:t>单击此处输入文字。</w:t>
          </w:r>
        </w:p>
      </w:docPartBody>
    </w:docPart>
    <w:docPart>
      <w:docPartPr>
        <w:name w:val="C255C5F38A7D4C5A83685EC638627123"/>
        <w:style w:val=""/>
        <w:category>
          <w:name w:val="常规"/>
          <w:gallery w:val="placeholder"/>
        </w:category>
        <w:types>
          <w:type w:val="bbPlcHdr"/>
        </w:types>
        <w:behaviors>
          <w:behavior w:val="content"/>
        </w:behaviors>
        <w:description w:val=""/>
        <w:guid w:val="{55E4411E-0667-40D8-878A-F9C0BB48FF19}"/>
      </w:docPartPr>
      <w:docPartBody>
        <w:p>
          <w:pPr>
            <w:pStyle w:val="31"/>
          </w:pPr>
          <w:r>
            <w:rPr>
              <w:color w:val="808080"/>
            </w:rPr>
            <w:t>单击此处输入文字。</w:t>
          </w:r>
        </w:p>
      </w:docPartBody>
    </w:docPart>
    <w:docPart>
      <w:docPartPr>
        <w:name w:val="985FAC7DC33440A8BCDA17F884B01B4B"/>
        <w:style w:val=""/>
        <w:category>
          <w:name w:val="常规"/>
          <w:gallery w:val="placeholder"/>
        </w:category>
        <w:types>
          <w:type w:val="bbPlcHdr"/>
        </w:types>
        <w:behaviors>
          <w:behavior w:val="content"/>
        </w:behaviors>
        <w:description w:val=""/>
        <w:guid w:val="{238E595E-8B0B-49D8-A5EF-E38D0D74FF57}"/>
      </w:docPartPr>
      <w:docPartBody>
        <w:p>
          <w:pPr>
            <w:pStyle w:val="32"/>
          </w:pPr>
          <w:r>
            <w:rPr>
              <w:color w:val="808080"/>
            </w:rPr>
            <w:t>单击此处输入文字。</w:t>
          </w:r>
        </w:p>
      </w:docPartBody>
    </w:docPart>
    <w:docPart>
      <w:docPartPr>
        <w:name w:val="69168725A32447DF8C8570D8C3591C6D"/>
        <w:style w:val=""/>
        <w:category>
          <w:name w:val="常规"/>
          <w:gallery w:val="placeholder"/>
        </w:category>
        <w:types>
          <w:type w:val="bbPlcHdr"/>
        </w:types>
        <w:behaviors>
          <w:behavior w:val="content"/>
        </w:behaviors>
        <w:description w:val=""/>
        <w:guid w:val="{68EDDB0E-5DB4-48EE-8892-302E9B9A854E}"/>
      </w:docPartPr>
      <w:docPartBody>
        <w:p>
          <w:pPr>
            <w:pStyle w:val="33"/>
          </w:pPr>
          <w:r>
            <w:rPr>
              <w:color w:val="808080"/>
            </w:rPr>
            <w:t>单击此处输入文字。</w:t>
          </w:r>
        </w:p>
      </w:docPartBody>
    </w:docPart>
    <w:docPart>
      <w:docPartPr>
        <w:name w:val="923187FE9574428CAED77966A9BAE461"/>
        <w:style w:val=""/>
        <w:category>
          <w:name w:val="常规"/>
          <w:gallery w:val="placeholder"/>
        </w:category>
        <w:types>
          <w:type w:val="bbPlcHdr"/>
        </w:types>
        <w:behaviors>
          <w:behavior w:val="content"/>
        </w:behaviors>
        <w:description w:val=""/>
        <w:guid w:val="{69A660FD-054A-4439-B383-A9869092C2C9}"/>
      </w:docPartPr>
      <w:docPartBody>
        <w:p>
          <w:pPr>
            <w:pStyle w:val="34"/>
          </w:pPr>
          <w:r>
            <w:rPr>
              <w:color w:val="808080"/>
            </w:rPr>
            <w:t>单击此处输入文字。</w:t>
          </w:r>
        </w:p>
      </w:docPartBody>
    </w:docPart>
    <w:docPart>
      <w:docPartPr>
        <w:name w:val="02B4E5313ABF4251A914F3470300EFBD"/>
        <w:style w:val=""/>
        <w:category>
          <w:name w:val="常规"/>
          <w:gallery w:val="placeholder"/>
        </w:category>
        <w:types>
          <w:type w:val="bbPlcHdr"/>
        </w:types>
        <w:behaviors>
          <w:behavior w:val="content"/>
        </w:behaviors>
        <w:description w:val=""/>
        <w:guid w:val="{60098292-FFC2-4014-B76B-416E5825F0C0}"/>
      </w:docPartPr>
      <w:docPartBody>
        <w:p>
          <w:pPr>
            <w:pStyle w:val="35"/>
          </w:pPr>
          <w:r>
            <w:rPr>
              <w:color w:val="808080"/>
            </w:rPr>
            <w:t>单击此处输入文字。</w:t>
          </w:r>
        </w:p>
      </w:docPartBody>
    </w:docPart>
    <w:docPart>
      <w:docPartPr>
        <w:name w:val="CCD7F7DC00EA40B9A2D122F4FD1DF27A"/>
        <w:style w:val=""/>
        <w:category>
          <w:name w:val="常规"/>
          <w:gallery w:val="placeholder"/>
        </w:category>
        <w:types>
          <w:type w:val="bbPlcHdr"/>
        </w:types>
        <w:behaviors>
          <w:behavior w:val="content"/>
        </w:behaviors>
        <w:description w:val=""/>
        <w:guid w:val="{C43E41BE-9B1F-4FE7-A587-A22C5937E912}"/>
      </w:docPartPr>
      <w:docPartBody>
        <w:p>
          <w:pPr>
            <w:pStyle w:val="36"/>
          </w:pPr>
          <w:r>
            <w:rPr>
              <w:color w:val="808080"/>
            </w:rPr>
            <w:t>单击此处输入文字。</w:t>
          </w:r>
        </w:p>
      </w:docPartBody>
    </w:docPart>
    <w:docPart>
      <w:docPartPr>
        <w:name w:val="45209A23927B458BAAA45509119D1CA0"/>
        <w:style w:val=""/>
        <w:category>
          <w:name w:val="常规"/>
          <w:gallery w:val="placeholder"/>
        </w:category>
        <w:types>
          <w:type w:val="bbPlcHdr"/>
        </w:types>
        <w:behaviors>
          <w:behavior w:val="content"/>
        </w:behaviors>
        <w:description w:val=""/>
        <w:guid w:val="{965A4584-7AB9-4663-A3C4-EE27B06B2D12}"/>
      </w:docPartPr>
      <w:docPartBody>
        <w:p>
          <w:pPr>
            <w:pStyle w:val="37"/>
          </w:pPr>
          <w:r>
            <w:rPr>
              <w:color w:val="808080"/>
            </w:rPr>
            <w:t>单击此处输入文字。</w:t>
          </w:r>
        </w:p>
      </w:docPartBody>
    </w:docPart>
    <w:docPart>
      <w:docPartPr>
        <w:name w:val="D86527CA27654BDFA31BA25A0F77002C"/>
        <w:style w:val=""/>
        <w:category>
          <w:name w:val="常规"/>
          <w:gallery w:val="placeholder"/>
        </w:category>
        <w:types>
          <w:type w:val="bbPlcHdr"/>
        </w:types>
        <w:behaviors>
          <w:behavior w:val="content"/>
        </w:behaviors>
        <w:description w:val=""/>
        <w:guid w:val="{FED0411E-F6DC-4B60-A3B8-E1257EEAF0D4}"/>
      </w:docPartPr>
      <w:docPartBody>
        <w:p>
          <w:pPr>
            <w:pStyle w:val="38"/>
          </w:pPr>
          <w:r>
            <w:rPr>
              <w:color w:val="808080"/>
            </w:rPr>
            <w:t>单击此处输入文字。</w:t>
          </w:r>
        </w:p>
      </w:docPartBody>
    </w:docPart>
    <w:docPart>
      <w:docPartPr>
        <w:name w:val="F27389D60F5D407A813A5C8F954DC776"/>
        <w:style w:val=""/>
        <w:category>
          <w:name w:val="常规"/>
          <w:gallery w:val="placeholder"/>
        </w:category>
        <w:types>
          <w:type w:val="bbPlcHdr"/>
        </w:types>
        <w:behaviors>
          <w:behavior w:val="content"/>
        </w:behaviors>
        <w:description w:val=""/>
        <w:guid w:val="{05A89DE7-FB3D-483D-BCAE-C2B0A2F0A66E}"/>
      </w:docPartPr>
      <w:docPartBody>
        <w:p>
          <w:pPr>
            <w:pStyle w:val="39"/>
          </w:pPr>
          <w:r>
            <w:rPr>
              <w:color w:val="808080"/>
            </w:rPr>
            <w:t>单击此处输入文字。</w:t>
          </w:r>
        </w:p>
      </w:docPartBody>
    </w:docPart>
    <w:docPart>
      <w:docPartPr>
        <w:name w:val="44F900849D034D37BE43E20247F9942D"/>
        <w:style w:val=""/>
        <w:category>
          <w:name w:val="常规"/>
          <w:gallery w:val="placeholder"/>
        </w:category>
        <w:types>
          <w:type w:val="bbPlcHdr"/>
        </w:types>
        <w:behaviors>
          <w:behavior w:val="content"/>
        </w:behaviors>
        <w:description w:val=""/>
        <w:guid w:val="{00C857FD-5D44-4418-B25A-738CEB3225DF}"/>
      </w:docPartPr>
      <w:docPartBody>
        <w:p>
          <w:pPr>
            <w:pStyle w:val="40"/>
          </w:pPr>
          <w:r>
            <w:rPr>
              <w:color w:val="808080"/>
            </w:rPr>
            <w:t>单击此处输入文字。</w:t>
          </w:r>
        </w:p>
      </w:docPartBody>
    </w:docPart>
    <w:docPart>
      <w:docPartPr>
        <w:name w:val="508F7C70FAE040B2BF55B989A44BE6E3"/>
        <w:style w:val=""/>
        <w:category>
          <w:name w:val="常规"/>
          <w:gallery w:val="placeholder"/>
        </w:category>
        <w:types>
          <w:type w:val="bbPlcHdr"/>
        </w:types>
        <w:behaviors>
          <w:behavior w:val="content"/>
        </w:behaviors>
        <w:description w:val=""/>
        <w:guid w:val="{EC660098-231B-4250-B694-FCDA719A5C8F}"/>
      </w:docPartPr>
      <w:docPartBody>
        <w:p>
          <w:pPr>
            <w:pStyle w:val="41"/>
          </w:pPr>
          <w:r>
            <w:rPr>
              <w:color w:val="808080"/>
            </w:rPr>
            <w:t>单击此处输入文字。</w:t>
          </w:r>
        </w:p>
      </w:docPartBody>
    </w:docPart>
    <w:docPart>
      <w:docPartPr>
        <w:name w:val="322D6688B5184071B4842487542FAB79"/>
        <w:style w:val=""/>
        <w:category>
          <w:name w:val="常规"/>
          <w:gallery w:val="placeholder"/>
        </w:category>
        <w:types>
          <w:type w:val="bbPlcHdr"/>
        </w:types>
        <w:behaviors>
          <w:behavior w:val="content"/>
        </w:behaviors>
        <w:description w:val=""/>
        <w:guid w:val="{F22FB7E0-8EFE-40AC-BA85-7FFD0237E0DB}"/>
      </w:docPartPr>
      <w:docPartBody>
        <w:p>
          <w:pPr>
            <w:pStyle w:val="42"/>
          </w:pPr>
          <w:r>
            <w:rPr>
              <w:color w:val="808080"/>
            </w:rPr>
            <w:t>单击此处输入文字。</w:t>
          </w:r>
        </w:p>
      </w:docPartBody>
    </w:docPart>
    <w:docPart>
      <w:docPartPr>
        <w:name w:val="07F2AD7263AC4ACFB4C474C48E220160"/>
        <w:style w:val=""/>
        <w:category>
          <w:name w:val="常规"/>
          <w:gallery w:val="placeholder"/>
        </w:category>
        <w:types>
          <w:type w:val="bbPlcHdr"/>
        </w:types>
        <w:behaviors>
          <w:behavior w:val="content"/>
        </w:behaviors>
        <w:description w:val=""/>
        <w:guid w:val="{F58F772D-DDAC-4DE8-9547-B40A9C528072}"/>
      </w:docPartPr>
      <w:docPartBody>
        <w:p>
          <w:pPr>
            <w:pStyle w:val="43"/>
          </w:pPr>
          <w:r>
            <w:rPr>
              <w:color w:val="808080"/>
            </w:rPr>
            <w:t>单击此处输入文字。</w:t>
          </w:r>
        </w:p>
      </w:docPartBody>
    </w:docPart>
    <w:docPart>
      <w:docPartPr>
        <w:name w:val="68793DA6F75640F39220393CF2A0BA00"/>
        <w:style w:val=""/>
        <w:category>
          <w:name w:val="常规"/>
          <w:gallery w:val="placeholder"/>
        </w:category>
        <w:types>
          <w:type w:val="bbPlcHdr"/>
        </w:types>
        <w:behaviors>
          <w:behavior w:val="content"/>
        </w:behaviors>
        <w:description w:val=""/>
        <w:guid w:val="{E9DB6D64-7C16-4DF5-A855-6521B0D3F2CE}"/>
      </w:docPartPr>
      <w:docPartBody>
        <w:p>
          <w:pPr>
            <w:pStyle w:val="44"/>
          </w:pPr>
          <w:r>
            <w:rPr>
              <w:color w:val="808080"/>
            </w:rPr>
            <w:t>单击此处输入文字。</w:t>
          </w:r>
        </w:p>
      </w:docPartBody>
    </w:docPart>
    <w:docPart>
      <w:docPartPr>
        <w:name w:val="EBCDB907A2A24B20A442DEE92F131127"/>
        <w:style w:val=""/>
        <w:category>
          <w:name w:val="常规"/>
          <w:gallery w:val="placeholder"/>
        </w:category>
        <w:types>
          <w:type w:val="bbPlcHdr"/>
        </w:types>
        <w:behaviors>
          <w:behavior w:val="content"/>
        </w:behaviors>
        <w:description w:val=""/>
        <w:guid w:val="{09AE71D3-8929-471F-A3D8-795F692A6A24}"/>
      </w:docPartPr>
      <w:docPartBody>
        <w:p>
          <w:pPr>
            <w:pStyle w:val="45"/>
          </w:pPr>
          <w:r>
            <w:rPr>
              <w:color w:val="808080"/>
            </w:rPr>
            <w:t>单击此处输入文字。</w:t>
          </w:r>
        </w:p>
      </w:docPartBody>
    </w:docPart>
    <w:docPart>
      <w:docPartPr>
        <w:name w:val="27E141235E5F45D291499A0B62359DA9"/>
        <w:style w:val=""/>
        <w:category>
          <w:name w:val="常规"/>
          <w:gallery w:val="placeholder"/>
        </w:category>
        <w:types>
          <w:type w:val="bbPlcHdr"/>
        </w:types>
        <w:behaviors>
          <w:behavior w:val="content"/>
        </w:behaviors>
        <w:description w:val=""/>
        <w:guid w:val="{8C53D201-279E-4CFD-99C8-D6AB0B1C13C8}"/>
      </w:docPartPr>
      <w:docPartBody>
        <w:p>
          <w:pPr>
            <w:pStyle w:val="46"/>
          </w:pPr>
          <w:r>
            <w:rPr>
              <w:color w:val="808080"/>
            </w:rPr>
            <w:t>单击此处输入文字。</w:t>
          </w:r>
        </w:p>
      </w:docPartBody>
    </w:docPart>
    <w:docPart>
      <w:docPartPr>
        <w:name w:val="57299BA2660849C2AD11F6B594389EA8"/>
        <w:style w:val=""/>
        <w:category>
          <w:name w:val="常规"/>
          <w:gallery w:val="placeholder"/>
        </w:category>
        <w:types>
          <w:type w:val="bbPlcHdr"/>
        </w:types>
        <w:behaviors>
          <w:behavior w:val="content"/>
        </w:behaviors>
        <w:description w:val=""/>
        <w:guid w:val="{18A61A02-FD72-42BB-B5EF-CB15F537C3DD}"/>
      </w:docPartPr>
      <w:docPartBody>
        <w:p>
          <w:pPr>
            <w:pStyle w:val="47"/>
          </w:pPr>
          <w:r>
            <w:rPr>
              <w:color w:val="808080"/>
            </w:rPr>
            <w:t>单击此处输入文字。</w:t>
          </w:r>
        </w:p>
      </w:docPartBody>
    </w:docPart>
    <w:docPart>
      <w:docPartPr>
        <w:name w:val="D577CB9681134910A3E7BBC2DF15F983"/>
        <w:style w:val=""/>
        <w:category>
          <w:name w:val="常规"/>
          <w:gallery w:val="placeholder"/>
        </w:category>
        <w:types>
          <w:type w:val="bbPlcHdr"/>
        </w:types>
        <w:behaviors>
          <w:behavior w:val="content"/>
        </w:behaviors>
        <w:description w:val=""/>
        <w:guid w:val="{B783063F-5597-4999-94DE-FBD39309E253}"/>
      </w:docPartPr>
      <w:docPartBody>
        <w:p>
          <w:pPr>
            <w:pStyle w:val="48"/>
          </w:pPr>
          <w:r>
            <w:rPr>
              <w:color w:val="808080"/>
            </w:rPr>
            <w:t>单击此处输入文字。</w:t>
          </w:r>
        </w:p>
      </w:docPartBody>
    </w:docPart>
    <w:docPart>
      <w:docPartPr>
        <w:name w:val="6317C69F84D14A8CB8B885A2909E6C8B"/>
        <w:style w:val=""/>
        <w:category>
          <w:name w:val="常规"/>
          <w:gallery w:val="placeholder"/>
        </w:category>
        <w:types>
          <w:type w:val="bbPlcHdr"/>
        </w:types>
        <w:behaviors>
          <w:behavior w:val="content"/>
        </w:behaviors>
        <w:description w:val=""/>
        <w:guid w:val="{23D8B8DF-307B-4240-B9B7-9AE07C5C7149}"/>
      </w:docPartPr>
      <w:docPartBody>
        <w:p>
          <w:pPr>
            <w:pStyle w:val="49"/>
          </w:pPr>
          <w:r>
            <w:rPr>
              <w:color w:val="808080"/>
            </w:rPr>
            <w:t>单击此处输入文字。</w:t>
          </w:r>
        </w:p>
      </w:docPartBody>
    </w:docPart>
    <w:docPart>
      <w:docPartPr>
        <w:name w:val="36DB510DEBF14F8F8B1A5D705ADEAFE2"/>
        <w:style w:val=""/>
        <w:category>
          <w:name w:val="常规"/>
          <w:gallery w:val="placeholder"/>
        </w:category>
        <w:types>
          <w:type w:val="bbPlcHdr"/>
        </w:types>
        <w:behaviors>
          <w:behavior w:val="content"/>
        </w:behaviors>
        <w:description w:val=""/>
        <w:guid w:val="{EB502D01-103E-42EE-AFC1-C9F4C04B4902}"/>
      </w:docPartPr>
      <w:docPartBody>
        <w:p>
          <w:pPr>
            <w:pStyle w:val="50"/>
          </w:pPr>
          <w:r>
            <w:rPr>
              <w:color w:val="808080"/>
            </w:rPr>
            <w:t>单击此处输入文字。</w:t>
          </w:r>
        </w:p>
      </w:docPartBody>
    </w:docPart>
    <w:docPart>
      <w:docPartPr>
        <w:name w:val="57A2D5391E654738BF67CD2D8028083D"/>
        <w:style w:val=""/>
        <w:category>
          <w:name w:val="常规"/>
          <w:gallery w:val="placeholder"/>
        </w:category>
        <w:types>
          <w:type w:val="bbPlcHdr"/>
        </w:types>
        <w:behaviors>
          <w:behavior w:val="content"/>
        </w:behaviors>
        <w:description w:val=""/>
        <w:guid w:val="{8EF7A0B2-0A78-476A-B4A2-84B8246C4369}"/>
      </w:docPartPr>
      <w:docPartBody>
        <w:p>
          <w:pPr>
            <w:pStyle w:val="51"/>
          </w:pPr>
          <w:r>
            <w:rPr>
              <w:color w:val="808080"/>
            </w:rPr>
            <w:t>单击此处输入文字。</w:t>
          </w:r>
        </w:p>
      </w:docPartBody>
    </w:docPart>
    <w:docPart>
      <w:docPartPr>
        <w:name w:val="55B613C83941466A9528449D1D58395F"/>
        <w:style w:val=""/>
        <w:category>
          <w:name w:val="常规"/>
          <w:gallery w:val="placeholder"/>
        </w:category>
        <w:types>
          <w:type w:val="bbPlcHdr"/>
        </w:types>
        <w:behaviors>
          <w:behavior w:val="content"/>
        </w:behaviors>
        <w:description w:val=""/>
        <w:guid w:val="{81EC1758-A98D-4506-A59C-E753651B8A17}"/>
      </w:docPartPr>
      <w:docPartBody>
        <w:p>
          <w:pPr>
            <w:pStyle w:val="52"/>
          </w:pPr>
          <w:r>
            <w:rPr>
              <w:color w:val="808080"/>
            </w:rPr>
            <w:t>单击此处输入文字。</w:t>
          </w:r>
        </w:p>
      </w:docPartBody>
    </w:docPart>
    <w:docPart>
      <w:docPartPr>
        <w:name w:val="8D070ACEED90439EB537C5E3B2D90943"/>
        <w:style w:val=""/>
        <w:category>
          <w:name w:val="常规"/>
          <w:gallery w:val="placeholder"/>
        </w:category>
        <w:types>
          <w:type w:val="bbPlcHdr"/>
        </w:types>
        <w:behaviors>
          <w:behavior w:val="content"/>
        </w:behaviors>
        <w:description w:val=""/>
        <w:guid w:val="{4B772D72-C511-455D-BF62-4487CA50F4E3}"/>
      </w:docPartPr>
      <w:docPartBody>
        <w:p>
          <w:pPr>
            <w:pStyle w:val="53"/>
          </w:pPr>
          <w:r>
            <w:rPr>
              <w:color w:val="808080"/>
            </w:rPr>
            <w:t>单击此处输入文字。</w:t>
          </w:r>
        </w:p>
      </w:docPartBody>
    </w:docPart>
    <w:docPart>
      <w:docPartPr>
        <w:name w:val="435B71E8398B4F719112536E211ECA72"/>
        <w:style w:val=""/>
        <w:category>
          <w:name w:val="常规"/>
          <w:gallery w:val="placeholder"/>
        </w:category>
        <w:types>
          <w:type w:val="bbPlcHdr"/>
        </w:types>
        <w:behaviors>
          <w:behavior w:val="content"/>
        </w:behaviors>
        <w:description w:val=""/>
        <w:guid w:val="{476D2CB3-5D7F-4F02-9512-FA2C370FF14B}"/>
      </w:docPartPr>
      <w:docPartBody>
        <w:p>
          <w:pPr>
            <w:pStyle w:val="54"/>
          </w:pPr>
          <w:r>
            <w:rPr>
              <w:color w:val="808080"/>
            </w:rPr>
            <w:t>单击此处输入文字。</w:t>
          </w:r>
        </w:p>
      </w:docPartBody>
    </w:docPart>
    <w:docPart>
      <w:docPartPr>
        <w:name w:val="FA88356F680A40D79AC763CD82D3234B"/>
        <w:style w:val=""/>
        <w:category>
          <w:name w:val="常规"/>
          <w:gallery w:val="placeholder"/>
        </w:category>
        <w:types>
          <w:type w:val="bbPlcHdr"/>
        </w:types>
        <w:behaviors>
          <w:behavior w:val="content"/>
        </w:behaviors>
        <w:description w:val=""/>
        <w:guid w:val="{7C9F08D0-9777-484B-B7ED-EBA9A447EBD1}"/>
      </w:docPartPr>
      <w:docPartBody>
        <w:p>
          <w:pPr>
            <w:pStyle w:val="55"/>
          </w:pPr>
          <w:r>
            <w:rPr>
              <w:color w:val="808080"/>
            </w:rPr>
            <w:t>单击此处输入文字。</w:t>
          </w:r>
        </w:p>
      </w:docPartBody>
    </w:docPart>
    <w:docPart>
      <w:docPartPr>
        <w:name w:val="07EBAFDEEB9A4E878A32D558FD063505"/>
        <w:style w:val=""/>
        <w:category>
          <w:name w:val="常规"/>
          <w:gallery w:val="placeholder"/>
        </w:category>
        <w:types>
          <w:type w:val="bbPlcHdr"/>
        </w:types>
        <w:behaviors>
          <w:behavior w:val="content"/>
        </w:behaviors>
        <w:description w:val=""/>
        <w:guid w:val="{32823605-50C1-4FE4-891D-0BCD154E01D9}"/>
      </w:docPartPr>
      <w:docPartBody>
        <w:p>
          <w:pPr>
            <w:pStyle w:val="56"/>
          </w:pPr>
          <w:r>
            <w:rPr>
              <w:color w:val="808080"/>
            </w:rPr>
            <w:t>单击此处输入文字。</w:t>
          </w:r>
        </w:p>
      </w:docPartBody>
    </w:docPart>
    <w:docPart>
      <w:docPartPr>
        <w:name w:val="C51FD21B4A284D1EA493CA1C6D76B076"/>
        <w:style w:val=""/>
        <w:category>
          <w:name w:val="常规"/>
          <w:gallery w:val="placeholder"/>
        </w:category>
        <w:types>
          <w:type w:val="bbPlcHdr"/>
        </w:types>
        <w:behaviors>
          <w:behavior w:val="content"/>
        </w:behaviors>
        <w:description w:val=""/>
        <w:guid w:val="{6BE5FE0D-E81A-46C4-8E24-EC035C837D20}"/>
      </w:docPartPr>
      <w:docPartBody>
        <w:p>
          <w:pPr>
            <w:pStyle w:val="57"/>
          </w:pPr>
          <w:r>
            <w:rPr>
              <w:color w:val="808080"/>
            </w:rPr>
            <w:t>单击此处输入文字。</w:t>
          </w:r>
        </w:p>
      </w:docPartBody>
    </w:docPart>
    <w:docPart>
      <w:docPartPr>
        <w:name w:val="DCADB40CD0C0473C90444075C182C04E"/>
        <w:style w:val=""/>
        <w:category>
          <w:name w:val="常规"/>
          <w:gallery w:val="placeholder"/>
        </w:category>
        <w:types>
          <w:type w:val="bbPlcHdr"/>
        </w:types>
        <w:behaviors>
          <w:behavior w:val="content"/>
        </w:behaviors>
        <w:description w:val=""/>
        <w:guid w:val="{6D58696C-D1BE-49DF-A969-DAE4A867261B}"/>
      </w:docPartPr>
      <w:docPartBody>
        <w:p>
          <w:pPr>
            <w:pStyle w:val="58"/>
          </w:pPr>
          <w:r>
            <w:rPr>
              <w:color w:val="808080"/>
            </w:rPr>
            <w:t>单击此处输入文字。</w:t>
          </w:r>
        </w:p>
      </w:docPartBody>
    </w:docPart>
    <w:docPart>
      <w:docPartPr>
        <w:name w:val="3FA60BE2D68741F3B7213D1F2CFFEAEB"/>
        <w:style w:val=""/>
        <w:category>
          <w:name w:val="常规"/>
          <w:gallery w:val="placeholder"/>
        </w:category>
        <w:types>
          <w:type w:val="bbPlcHdr"/>
        </w:types>
        <w:behaviors>
          <w:behavior w:val="content"/>
        </w:behaviors>
        <w:description w:val=""/>
        <w:guid w:val="{CB5F8F44-389E-4A73-AE86-D901CCCBC513}"/>
      </w:docPartPr>
      <w:docPartBody>
        <w:p>
          <w:pPr>
            <w:pStyle w:val="59"/>
          </w:pPr>
          <w:r>
            <w:rPr>
              <w:color w:val="808080"/>
            </w:rPr>
            <w:t>单击此处输入文字。</w:t>
          </w:r>
        </w:p>
      </w:docPartBody>
    </w:docPart>
    <w:docPart>
      <w:docPartPr>
        <w:name w:val="D534A1F321D348C0A72CD45D949D4005"/>
        <w:style w:val=""/>
        <w:category>
          <w:name w:val="常规"/>
          <w:gallery w:val="placeholder"/>
        </w:category>
        <w:types>
          <w:type w:val="bbPlcHdr"/>
        </w:types>
        <w:behaviors>
          <w:behavior w:val="content"/>
        </w:behaviors>
        <w:description w:val=""/>
        <w:guid w:val="{9C855352-4D63-46A4-989F-41206CD38E73}"/>
      </w:docPartPr>
      <w:docPartBody>
        <w:p>
          <w:pPr>
            <w:pStyle w:val="60"/>
          </w:pPr>
          <w:r>
            <w:rPr>
              <w:color w:val="808080"/>
            </w:rPr>
            <w:t>单击此处输入文字。</w:t>
          </w:r>
        </w:p>
      </w:docPartBody>
    </w:docPart>
    <w:docPart>
      <w:docPartPr>
        <w:name w:val="28DA208E29E74C45B582A8D033F4A607"/>
        <w:style w:val=""/>
        <w:category>
          <w:name w:val="常规"/>
          <w:gallery w:val="placeholder"/>
        </w:category>
        <w:types>
          <w:type w:val="bbPlcHdr"/>
        </w:types>
        <w:behaviors>
          <w:behavior w:val="content"/>
        </w:behaviors>
        <w:description w:val=""/>
        <w:guid w:val="{DAF9DDD6-2FB2-4CF8-9E51-34AAED26CF7F}"/>
      </w:docPartPr>
      <w:docPartBody>
        <w:p>
          <w:pPr>
            <w:pStyle w:val="61"/>
          </w:pPr>
          <w:r>
            <w:rPr>
              <w:color w:val="808080"/>
            </w:rPr>
            <w:t>单击此处输入文字。</w:t>
          </w:r>
        </w:p>
      </w:docPartBody>
    </w:docPart>
    <w:docPart>
      <w:docPartPr>
        <w:name w:val="D3AE704C26DE42FFB843606937C33352"/>
        <w:style w:val=""/>
        <w:category>
          <w:name w:val="常规"/>
          <w:gallery w:val="placeholder"/>
        </w:category>
        <w:types>
          <w:type w:val="bbPlcHdr"/>
        </w:types>
        <w:behaviors>
          <w:behavior w:val="content"/>
        </w:behaviors>
        <w:description w:val=""/>
        <w:guid w:val="{6B76DCD5-4C86-43B5-B464-5118A58ED788}"/>
      </w:docPartPr>
      <w:docPartBody>
        <w:p>
          <w:pPr>
            <w:pStyle w:val="62"/>
          </w:pPr>
          <w:r>
            <w:rPr>
              <w:color w:val="808080"/>
            </w:rPr>
            <w:t>单击此处输入文字。</w:t>
          </w:r>
        </w:p>
      </w:docPartBody>
    </w:docPart>
    <w:docPart>
      <w:docPartPr>
        <w:name w:val="9E11FDC0D1EB4D588107A94E694714EE"/>
        <w:style w:val=""/>
        <w:category>
          <w:name w:val="常规"/>
          <w:gallery w:val="placeholder"/>
        </w:category>
        <w:types>
          <w:type w:val="bbPlcHdr"/>
        </w:types>
        <w:behaviors>
          <w:behavior w:val="content"/>
        </w:behaviors>
        <w:description w:val=""/>
        <w:guid w:val="{B4128990-48B4-4310-BA13-34C8FAD3BF43}"/>
      </w:docPartPr>
      <w:docPartBody>
        <w:p>
          <w:pPr>
            <w:pStyle w:val="63"/>
          </w:pPr>
          <w:r>
            <w:rPr>
              <w:color w:val="808080"/>
            </w:rPr>
            <w:t>单击此处输入文字。</w:t>
          </w:r>
        </w:p>
      </w:docPartBody>
    </w:docPart>
    <w:docPart>
      <w:docPartPr>
        <w:name w:val="EBCF25D31AD14EB2A7BF843D1D3AC9F8"/>
        <w:style w:val=""/>
        <w:category>
          <w:name w:val="常规"/>
          <w:gallery w:val="placeholder"/>
        </w:category>
        <w:types>
          <w:type w:val="bbPlcHdr"/>
        </w:types>
        <w:behaviors>
          <w:behavior w:val="content"/>
        </w:behaviors>
        <w:description w:val=""/>
        <w:guid w:val="{040E9D5F-771A-4F76-9C86-CF96F835EDF8}"/>
      </w:docPartPr>
      <w:docPartBody>
        <w:p>
          <w:pPr>
            <w:pStyle w:val="64"/>
          </w:pPr>
          <w:r>
            <w:rPr>
              <w:color w:val="808080"/>
            </w:rPr>
            <w:t>单击此处输入文字。</w:t>
          </w:r>
        </w:p>
      </w:docPartBody>
    </w:docPart>
    <w:docPart>
      <w:docPartPr>
        <w:name w:val="FA3707E7DBFC40BCB35016646446DB2C"/>
        <w:style w:val=""/>
        <w:category>
          <w:name w:val="常规"/>
          <w:gallery w:val="placeholder"/>
        </w:category>
        <w:types>
          <w:type w:val="bbPlcHdr"/>
        </w:types>
        <w:behaviors>
          <w:behavior w:val="content"/>
        </w:behaviors>
        <w:description w:val=""/>
        <w:guid w:val="{8AE2EBAE-F901-4049-83D1-8D0877630345}"/>
      </w:docPartPr>
      <w:docPartBody>
        <w:p>
          <w:pPr>
            <w:pStyle w:val="65"/>
          </w:pPr>
          <w:r>
            <w:rPr>
              <w:color w:val="808080"/>
            </w:rPr>
            <w:t>单击此处输入文字。</w:t>
          </w:r>
        </w:p>
      </w:docPartBody>
    </w:docPart>
    <w:docPart>
      <w:docPartPr>
        <w:name w:val="D9905FC700E245D99FA8DEFC60B8C286"/>
        <w:style w:val=""/>
        <w:category>
          <w:name w:val="常规"/>
          <w:gallery w:val="placeholder"/>
        </w:category>
        <w:types>
          <w:type w:val="bbPlcHdr"/>
        </w:types>
        <w:behaviors>
          <w:behavior w:val="content"/>
        </w:behaviors>
        <w:description w:val=""/>
        <w:guid w:val="{68C2ACBE-EB70-469F-BCB1-BFE8F72A8C2B}"/>
      </w:docPartPr>
      <w:docPartBody>
        <w:p>
          <w:pPr>
            <w:pStyle w:val="66"/>
          </w:pPr>
          <w:r>
            <w:rPr>
              <w:color w:val="808080"/>
            </w:rPr>
            <w:t>单击此处输入文字。</w:t>
          </w:r>
        </w:p>
      </w:docPartBody>
    </w:docPart>
    <w:docPart>
      <w:docPartPr>
        <w:name w:val="0F19F9A9A4FD4BF4908738CBF9A9098E"/>
        <w:style w:val=""/>
        <w:category>
          <w:name w:val="常规"/>
          <w:gallery w:val="placeholder"/>
        </w:category>
        <w:types>
          <w:type w:val="bbPlcHdr"/>
        </w:types>
        <w:behaviors>
          <w:behavior w:val="content"/>
        </w:behaviors>
        <w:description w:val=""/>
        <w:guid w:val="{DB23AF72-A22C-4492-9BD6-FA6B963F1FCE}"/>
      </w:docPartPr>
      <w:docPartBody>
        <w:p>
          <w:pPr>
            <w:pStyle w:val="67"/>
          </w:pPr>
          <w:r>
            <w:rPr>
              <w:color w:val="808080"/>
            </w:rPr>
            <w:t>单击此处输入文字。</w:t>
          </w:r>
        </w:p>
      </w:docPartBody>
    </w:docPart>
    <w:docPart>
      <w:docPartPr>
        <w:name w:val="21E56E991DA74233B8B314EEDA03A6A4"/>
        <w:style w:val=""/>
        <w:category>
          <w:name w:val="常规"/>
          <w:gallery w:val="placeholder"/>
        </w:category>
        <w:types>
          <w:type w:val="bbPlcHdr"/>
        </w:types>
        <w:behaviors>
          <w:behavior w:val="content"/>
        </w:behaviors>
        <w:description w:val=""/>
        <w:guid w:val="{C1EE63E2-E1B8-4D51-B0FD-4148EE97B189}"/>
      </w:docPartPr>
      <w:docPartBody>
        <w:p>
          <w:pPr>
            <w:pStyle w:val="68"/>
          </w:pPr>
          <w:r>
            <w:rPr>
              <w:color w:val="808080"/>
            </w:rPr>
            <w:t>单击此处输入文字。</w:t>
          </w:r>
        </w:p>
      </w:docPartBody>
    </w:docPart>
    <w:docPart>
      <w:docPartPr>
        <w:name w:val="142C4A9CE76A4E59BC91EEF1C0BE9380"/>
        <w:style w:val=""/>
        <w:category>
          <w:name w:val="常规"/>
          <w:gallery w:val="placeholder"/>
        </w:category>
        <w:types>
          <w:type w:val="bbPlcHdr"/>
        </w:types>
        <w:behaviors>
          <w:behavior w:val="content"/>
        </w:behaviors>
        <w:description w:val=""/>
        <w:guid w:val="{B3886908-19C2-4C2F-A4B4-3AE1A2628D86}"/>
      </w:docPartPr>
      <w:docPartBody>
        <w:p>
          <w:pPr>
            <w:pStyle w:val="69"/>
          </w:pPr>
          <w:r>
            <w:rPr>
              <w:color w:val="808080"/>
            </w:rPr>
            <w:t>单击此处输入文字。</w:t>
          </w:r>
        </w:p>
      </w:docPartBody>
    </w:docPart>
    <w:docPart>
      <w:docPartPr>
        <w:name w:val="4D9D453F62424302A1964DAD38372F6D"/>
        <w:style w:val=""/>
        <w:category>
          <w:name w:val="常规"/>
          <w:gallery w:val="placeholder"/>
        </w:category>
        <w:types>
          <w:type w:val="bbPlcHdr"/>
        </w:types>
        <w:behaviors>
          <w:behavior w:val="content"/>
        </w:behaviors>
        <w:description w:val=""/>
        <w:guid w:val="{17E92750-0095-4D6D-B3C3-BA94F6E4DAC5}"/>
      </w:docPartPr>
      <w:docPartBody>
        <w:p>
          <w:pPr>
            <w:pStyle w:val="70"/>
          </w:pPr>
          <w:r>
            <w:rPr>
              <w:color w:val="808080"/>
            </w:rPr>
            <w:t>单击此处输入文字。</w:t>
          </w:r>
        </w:p>
      </w:docPartBody>
    </w:docPart>
    <w:docPart>
      <w:docPartPr>
        <w:name w:val="FD8423882682409A8ADD4C74F84BF06C"/>
        <w:style w:val=""/>
        <w:category>
          <w:name w:val="常规"/>
          <w:gallery w:val="placeholder"/>
        </w:category>
        <w:types>
          <w:type w:val="bbPlcHdr"/>
        </w:types>
        <w:behaviors>
          <w:behavior w:val="content"/>
        </w:behaviors>
        <w:description w:val=""/>
        <w:guid w:val="{3FC2417C-1CCF-4DB3-860B-48C35460F3DB}"/>
      </w:docPartPr>
      <w:docPartBody>
        <w:p>
          <w:pPr>
            <w:pStyle w:val="71"/>
          </w:pPr>
          <w:r>
            <w:rPr>
              <w:color w:val="808080"/>
            </w:rPr>
            <w:t>单击此处输入文字。</w:t>
          </w:r>
        </w:p>
      </w:docPartBody>
    </w:docPart>
    <w:docPart>
      <w:docPartPr>
        <w:name w:val="F2F8FC3B080C4D119BAAEB5233544DE6"/>
        <w:style w:val=""/>
        <w:category>
          <w:name w:val="常规"/>
          <w:gallery w:val="placeholder"/>
        </w:category>
        <w:types>
          <w:type w:val="bbPlcHdr"/>
        </w:types>
        <w:behaviors>
          <w:behavior w:val="content"/>
        </w:behaviors>
        <w:description w:val=""/>
        <w:guid w:val="{90773069-7D95-4FEE-8163-DB1864B3AA09}"/>
      </w:docPartPr>
      <w:docPartBody>
        <w:p>
          <w:pPr>
            <w:pStyle w:val="72"/>
          </w:pPr>
          <w:r>
            <w:rPr>
              <w:color w:val="808080"/>
            </w:rPr>
            <w:t>单击此处输入文字。</w:t>
          </w:r>
        </w:p>
      </w:docPartBody>
    </w:docPart>
    <w:docPart>
      <w:docPartPr>
        <w:name w:val="85A07E6C9A4241578F91310FA917058B"/>
        <w:style w:val=""/>
        <w:category>
          <w:name w:val="常规"/>
          <w:gallery w:val="placeholder"/>
        </w:category>
        <w:types>
          <w:type w:val="bbPlcHdr"/>
        </w:types>
        <w:behaviors>
          <w:behavior w:val="content"/>
        </w:behaviors>
        <w:description w:val=""/>
        <w:guid w:val="{1512D2A9-35EF-4321-98C5-FE2C171BE8C6}"/>
      </w:docPartPr>
      <w:docPartBody>
        <w:p>
          <w:pPr>
            <w:pStyle w:val="73"/>
          </w:pPr>
          <w:r>
            <w:rPr>
              <w:color w:val="808080"/>
            </w:rPr>
            <w:t>单击此处输入文字。</w:t>
          </w:r>
        </w:p>
      </w:docPartBody>
    </w:docPart>
    <w:docPart>
      <w:docPartPr>
        <w:name w:val="2E5D1A6EE1CB48E8BB4CCCCD42CBFBC7"/>
        <w:style w:val=""/>
        <w:category>
          <w:name w:val="常规"/>
          <w:gallery w:val="placeholder"/>
        </w:category>
        <w:types>
          <w:type w:val="bbPlcHdr"/>
        </w:types>
        <w:behaviors>
          <w:behavior w:val="content"/>
        </w:behaviors>
        <w:description w:val=""/>
        <w:guid w:val="{7B8BDC4F-E250-4FA3-8C4A-4CE31E49D312}"/>
      </w:docPartPr>
      <w:docPartBody>
        <w:p>
          <w:pPr>
            <w:pStyle w:val="74"/>
          </w:pPr>
          <w:r>
            <w:rPr>
              <w:color w:val="808080"/>
            </w:rPr>
            <w:t>单击此处输入文字。</w:t>
          </w:r>
        </w:p>
      </w:docPartBody>
    </w:docPart>
    <w:docPart>
      <w:docPartPr>
        <w:name w:val="5B7C8B41D06F4C09BD73BF0EB39F5651"/>
        <w:style w:val=""/>
        <w:category>
          <w:name w:val="常规"/>
          <w:gallery w:val="placeholder"/>
        </w:category>
        <w:types>
          <w:type w:val="bbPlcHdr"/>
        </w:types>
        <w:behaviors>
          <w:behavior w:val="content"/>
        </w:behaviors>
        <w:description w:val=""/>
        <w:guid w:val="{6065DAAA-B76E-46C0-B76A-8DB327359C7B}"/>
      </w:docPartPr>
      <w:docPartBody>
        <w:p>
          <w:pPr>
            <w:pStyle w:val="75"/>
          </w:pPr>
          <w:r>
            <w:rPr>
              <w:color w:val="808080"/>
            </w:rPr>
            <w:t>单击此处输入文字。</w:t>
          </w:r>
        </w:p>
      </w:docPartBody>
    </w:docPart>
    <w:docPart>
      <w:docPartPr>
        <w:name w:val="0AFB69E964D840B2ACE8C655B53EF167"/>
        <w:style w:val=""/>
        <w:category>
          <w:name w:val="常规"/>
          <w:gallery w:val="placeholder"/>
        </w:category>
        <w:types>
          <w:type w:val="bbPlcHdr"/>
        </w:types>
        <w:behaviors>
          <w:behavior w:val="content"/>
        </w:behaviors>
        <w:description w:val=""/>
        <w:guid w:val="{32263098-8160-483E-8A6E-C9F4282B22B5}"/>
      </w:docPartPr>
      <w:docPartBody>
        <w:p>
          <w:pPr>
            <w:pStyle w:val="76"/>
          </w:pPr>
          <w:r>
            <w:rPr>
              <w:color w:val="808080"/>
            </w:rPr>
            <w:t>单击此处输入文字。</w:t>
          </w:r>
        </w:p>
      </w:docPartBody>
    </w:docPart>
    <w:docPart>
      <w:docPartPr>
        <w:name w:val="143ECEE3F0AF4C028CDF1009CDFA2914"/>
        <w:style w:val=""/>
        <w:category>
          <w:name w:val="常规"/>
          <w:gallery w:val="placeholder"/>
        </w:category>
        <w:types>
          <w:type w:val="bbPlcHdr"/>
        </w:types>
        <w:behaviors>
          <w:behavior w:val="content"/>
        </w:behaviors>
        <w:description w:val=""/>
        <w:guid w:val="{4DCE347C-CD62-4AC3-9A23-C558A5E127FF}"/>
      </w:docPartPr>
      <w:docPartBody>
        <w:p>
          <w:pPr>
            <w:pStyle w:val="77"/>
          </w:pPr>
          <w:r>
            <w:rPr>
              <w:color w:val="808080"/>
            </w:rPr>
            <w:t>单击此处输入文字。</w:t>
          </w:r>
        </w:p>
      </w:docPartBody>
    </w:docPart>
    <w:docPart>
      <w:docPartPr>
        <w:name w:val="7A41AE0A74214504A9A105B97933FEAA"/>
        <w:style w:val=""/>
        <w:category>
          <w:name w:val="常规"/>
          <w:gallery w:val="placeholder"/>
        </w:category>
        <w:types>
          <w:type w:val="bbPlcHdr"/>
        </w:types>
        <w:behaviors>
          <w:behavior w:val="content"/>
        </w:behaviors>
        <w:description w:val=""/>
        <w:guid w:val="{6FB3414A-8169-4F95-9DD2-6B35B746AFB5}"/>
      </w:docPartPr>
      <w:docPartBody>
        <w:p>
          <w:pPr>
            <w:pStyle w:val="78"/>
          </w:pPr>
          <w:r>
            <w:rPr>
              <w:color w:val="808080"/>
            </w:rPr>
            <w:t>单击此处输入文字。</w:t>
          </w:r>
        </w:p>
      </w:docPartBody>
    </w:docPart>
    <w:docPart>
      <w:docPartPr>
        <w:name w:val="A773299544CB40A59122920C9A4CE39D"/>
        <w:style w:val=""/>
        <w:category>
          <w:name w:val="常规"/>
          <w:gallery w:val="placeholder"/>
        </w:category>
        <w:types>
          <w:type w:val="bbPlcHdr"/>
        </w:types>
        <w:behaviors>
          <w:behavior w:val="content"/>
        </w:behaviors>
        <w:description w:val=""/>
        <w:guid w:val="{16DF68C4-AEF1-4E9A-A8E9-E7DE04570E5E}"/>
      </w:docPartPr>
      <w:docPartBody>
        <w:p>
          <w:pPr>
            <w:pStyle w:val="79"/>
          </w:pPr>
          <w:r>
            <w:rPr>
              <w:color w:val="808080"/>
            </w:rPr>
            <w:t>单击此处输入文字。</w:t>
          </w:r>
        </w:p>
      </w:docPartBody>
    </w:docPart>
    <w:docPart>
      <w:docPartPr>
        <w:name w:val="6278A332D5A44C5FBBE98974132F5414"/>
        <w:style w:val=""/>
        <w:category>
          <w:name w:val="常规"/>
          <w:gallery w:val="placeholder"/>
        </w:category>
        <w:types>
          <w:type w:val="bbPlcHdr"/>
        </w:types>
        <w:behaviors>
          <w:behavior w:val="content"/>
        </w:behaviors>
        <w:description w:val=""/>
        <w:guid w:val="{E9F87549-836C-49FC-848E-278325702DF6}"/>
      </w:docPartPr>
      <w:docPartBody>
        <w:p>
          <w:pPr>
            <w:pStyle w:val="80"/>
          </w:pPr>
          <w:r>
            <w:rPr>
              <w:color w:val="808080"/>
            </w:rPr>
            <w:t>单击此处输入文字。</w:t>
          </w:r>
        </w:p>
      </w:docPartBody>
    </w:docPart>
    <w:docPart>
      <w:docPartPr>
        <w:name w:val="62F24435C24746AD858D9B38DDF9062B"/>
        <w:style w:val=""/>
        <w:category>
          <w:name w:val="常规"/>
          <w:gallery w:val="placeholder"/>
        </w:category>
        <w:types>
          <w:type w:val="bbPlcHdr"/>
        </w:types>
        <w:behaviors>
          <w:behavior w:val="content"/>
        </w:behaviors>
        <w:description w:val=""/>
        <w:guid w:val="{E63419BE-3DFF-4607-B4E1-BA69704CC476}"/>
      </w:docPartPr>
      <w:docPartBody>
        <w:p>
          <w:pPr>
            <w:pStyle w:val="81"/>
          </w:pPr>
          <w:r>
            <w:rPr>
              <w:color w:val="808080"/>
            </w:rPr>
            <w:t>单击此处输入文字。</w:t>
          </w:r>
        </w:p>
      </w:docPartBody>
    </w:docPart>
    <w:docPart>
      <w:docPartPr>
        <w:name w:val="CF65853AA2244B8ABFE597E4F61F5498"/>
        <w:style w:val=""/>
        <w:category>
          <w:name w:val="常规"/>
          <w:gallery w:val="placeholder"/>
        </w:category>
        <w:types>
          <w:type w:val="bbPlcHdr"/>
        </w:types>
        <w:behaviors>
          <w:behavior w:val="content"/>
        </w:behaviors>
        <w:description w:val=""/>
        <w:guid w:val="{7CED7ACD-9B06-480B-9DCC-E2C4252E2778}"/>
      </w:docPartPr>
      <w:docPartBody>
        <w:p>
          <w:pPr>
            <w:pStyle w:val="82"/>
          </w:pPr>
          <w:r>
            <w:rPr>
              <w:color w:val="808080"/>
            </w:rPr>
            <w:t>单击此处输入文字。</w:t>
          </w:r>
        </w:p>
      </w:docPartBody>
    </w:docPart>
    <w:docPart>
      <w:docPartPr>
        <w:name w:val="B616036F7BED44BBB88A47387F5A5362"/>
        <w:style w:val=""/>
        <w:category>
          <w:name w:val="常规"/>
          <w:gallery w:val="placeholder"/>
        </w:category>
        <w:types>
          <w:type w:val="bbPlcHdr"/>
        </w:types>
        <w:behaviors>
          <w:behavior w:val="content"/>
        </w:behaviors>
        <w:description w:val=""/>
        <w:guid w:val="{A8AC44FF-840D-4B6D-9923-0B00071C2292}"/>
      </w:docPartPr>
      <w:docPartBody>
        <w:p>
          <w:pPr>
            <w:pStyle w:val="83"/>
          </w:pPr>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BBB"/>
    <w:rsid w:val="001A7C9B"/>
    <w:rsid w:val="00374747"/>
    <w:rsid w:val="00D14BBB"/>
    <w:rsid w:val="00FD02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7ACC990FC7874B7A80E3D65FBABC93F5"/>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
    <w:name w:val="23881C28D7674374AC5F8A17C6BE4F6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29E9A38AAAB8492AA283B27374B6A9B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
    <w:name w:val="2B28B7328A9E4BE6AE4AE931E8989EB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
    <w:name w:val="33F268D1E60A4079B84A06EA3DD8682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
    <w:name w:val="3A7404FD90244AEC885EBF49D1AAA1B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
    <w:name w:val="4C883DD268614451BA9C6FD69FC4049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
    <w:name w:val="556017233A9942F0A089CC65138B032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
    <w:name w:val="F8ECBF1EC32C4D09A91261FD94FC183F"/>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
    <w:name w:val="B9256169B4F54E70B01709A17628069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4">
    <w:name w:val="35074679967F4E40A4AAB2FAE5CF618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5">
    <w:name w:val="931E86B171D64B8D8D99529FECDDFEE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
    <w:name w:val="7632BE82EA4D468D86A4DA53A672A37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
    <w:name w:val="95BA647E30AC4AD39862A166694272E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8">
    <w:name w:val="C7441EA6B3454F1F9156F898DF07F2A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
    <w:name w:val="CE9C9E6FB30F4729BFFEC9773E42F07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0">
    <w:name w:val="315635827BCF4C6AA36485E982F1970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1">
    <w:name w:val="19E604E90D024CAAA876890E4F4A528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2">
    <w:name w:val="A051D5701ABF4702B9685D3FBAA8740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3">
    <w:name w:val="F65CB9BEE9294F6AAA26DD8C453B4AC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4">
    <w:name w:val="0AF9AF94DA8347D886E4B7E0D104883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5">
    <w:name w:val="4551AF6BD76549FEB3774D05F6B9BE6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6">
    <w:name w:val="9806FC8E981D4A8EB619EF73B783153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7">
    <w:name w:val="B205504BA71A402CBFC81FDB7F029D7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8">
    <w:name w:val="235AC418E6FD4764957D351D79594B7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9">
    <w:name w:val="5E5D7289AEF14A0B9E6A7A6A6DAB8E7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0">
    <w:name w:val="89FC87133B45472B97D637BA648794F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1">
    <w:name w:val="C255C5F38A7D4C5A83685EC63862712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2">
    <w:name w:val="985FAC7DC33440A8BCDA17F884B01B4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3">
    <w:name w:val="69168725A32447DF8C8570D8C3591C6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4">
    <w:name w:val="923187FE9574428CAED77966A9BAE46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5">
    <w:name w:val="02B4E5313ABF4251A914F3470300EFB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6">
    <w:name w:val="CCD7F7DC00EA40B9A2D122F4FD1DF27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7">
    <w:name w:val="45209A23927B458BAAA45509119D1CA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8">
    <w:name w:val="D86527CA27654BDFA31BA25A0F77002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9">
    <w:name w:val="F27389D60F5D407A813A5C8F954DC77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0">
    <w:name w:val="44F900849D034D37BE43E20247F9942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1">
    <w:name w:val="508F7C70FAE040B2BF55B989A44BE6E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2">
    <w:name w:val="322D6688B5184071B4842487542FAB7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3">
    <w:name w:val="07F2AD7263AC4ACFB4C474C48E22016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4">
    <w:name w:val="68793DA6F75640F39220393CF2A0BA0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5">
    <w:name w:val="EBCDB907A2A24B20A442DEE92F13112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6">
    <w:name w:val="27E141235E5F45D291499A0B62359DA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7">
    <w:name w:val="57299BA2660849C2AD11F6B594389EA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8">
    <w:name w:val="D577CB9681134910A3E7BBC2DF15F98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9">
    <w:name w:val="6317C69F84D14A8CB8B885A2909E6C8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0">
    <w:name w:val="36DB510DEBF14F8F8B1A5D705ADEAFE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1">
    <w:name w:val="57A2D5391E654738BF67CD2D8028083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2">
    <w:name w:val="55B613C83941466A9528449D1D58395F"/>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3">
    <w:name w:val="8D070ACEED90439EB537C5E3B2D9094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4">
    <w:name w:val="435B71E8398B4F719112536E211ECA7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5">
    <w:name w:val="FA88356F680A40D79AC763CD82D3234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6">
    <w:name w:val="07EBAFDEEB9A4E878A32D558FD063505"/>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7">
    <w:name w:val="C51FD21B4A284D1EA493CA1C6D76B07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8">
    <w:name w:val="DCADB40CD0C0473C90444075C182C04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9">
    <w:name w:val="3FA60BE2D68741F3B7213D1F2CFFEAE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0">
    <w:name w:val="D534A1F321D348C0A72CD45D949D4005"/>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1">
    <w:name w:val="28DA208E29E74C45B582A8D033F4A60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2">
    <w:name w:val="D3AE704C26DE42FFB843606937C3335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3">
    <w:name w:val="9E11FDC0D1EB4D588107A94E694714E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4">
    <w:name w:val="EBCF25D31AD14EB2A7BF843D1D3AC9F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5">
    <w:name w:val="FA3707E7DBFC40BCB35016646446DB2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6">
    <w:name w:val="D9905FC700E245D99FA8DEFC60B8C28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7">
    <w:name w:val="0F19F9A9A4FD4BF4908738CBF9A9098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8">
    <w:name w:val="21E56E991DA74233B8B314EEDA03A6A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9">
    <w:name w:val="142C4A9CE76A4E59BC91EEF1C0BE938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0">
    <w:name w:val="4D9D453F62424302A1964DAD38372F6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1">
    <w:name w:val="FD8423882682409A8ADD4C74F84BF06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2">
    <w:name w:val="F2F8FC3B080C4D119BAAEB5233544DE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3">
    <w:name w:val="85A07E6C9A4241578F91310FA917058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4">
    <w:name w:val="2E5D1A6EE1CB48E8BB4CCCCD42CBFBC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5">
    <w:name w:val="5B7C8B41D06F4C09BD73BF0EB39F565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6">
    <w:name w:val="0AFB69E964D840B2ACE8C655B53EF16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7">
    <w:name w:val="143ECEE3F0AF4C028CDF1009CDFA291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8">
    <w:name w:val="7A41AE0A74214504A9A105B97933FEA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9">
    <w:name w:val="A773299544CB40A59122920C9A4CE39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0">
    <w:name w:val="6278A332D5A44C5FBBE98974132F541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1">
    <w:name w:val="62F24435C24746AD858D9B38DDF9062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2">
    <w:name w:val="CF65853AA2244B8ABFE597E4F61F549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3">
    <w:name w:val="B616036F7BED44BBB88A47387F5A5362"/>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A8C0FE7-4C8C-4507-961F-149EBC62BCD5}">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53</Pages>
  <Words>15328</Words>
  <Characters>34589</Characters>
  <Lines>303</Lines>
  <Paragraphs>85</Paragraphs>
  <TotalTime>16</TotalTime>
  <ScaleCrop>false</ScaleCrop>
  <LinksUpToDate>false</LinksUpToDate>
  <CharactersWithSpaces>42461</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2020-05-22T15:32:00Z</dcterms:created>
  <dc:creator>胡志远</dc:creator>
  <cp:lastModifiedBy>ZHZ</cp:lastModifiedBy>
  <cp:lastPrinted>2018-10-10T00:16:00Z</cp:lastPrinted>
  <dcterms:modified xsi:type="dcterms:W3CDTF">2020-12-17T15:38:15Z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